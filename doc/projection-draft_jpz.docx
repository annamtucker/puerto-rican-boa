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EAB92C" w14:textId="16702B1A" w:rsidR="00CE5338" w:rsidRPr="00B46480" w:rsidRDefault="00B46480" w:rsidP="005C00B2">
      <w:pPr>
        <w:spacing w:after="0" w:line="240" w:lineRule="auto"/>
        <w:rPr>
          <w:b/>
        </w:rPr>
      </w:pPr>
      <w:r>
        <w:rPr>
          <w:b/>
        </w:rPr>
        <w:t>A stochastic population projection for the Puerto Rican boa (</w:t>
      </w:r>
      <w:proofErr w:type="spellStart"/>
      <w:r w:rsidR="00605D4F">
        <w:rPr>
          <w:b/>
          <w:i/>
        </w:rPr>
        <w:t>Chilabothrus</w:t>
      </w:r>
      <w:proofErr w:type="spellEnd"/>
      <w:r>
        <w:rPr>
          <w:b/>
          <w:i/>
        </w:rPr>
        <w:t xml:space="preserve"> </w:t>
      </w:r>
      <w:proofErr w:type="spellStart"/>
      <w:r>
        <w:rPr>
          <w:b/>
          <w:i/>
        </w:rPr>
        <w:t>inornatus</w:t>
      </w:r>
      <w:proofErr w:type="spellEnd"/>
      <w:r>
        <w:rPr>
          <w:b/>
        </w:rPr>
        <w:t xml:space="preserve">) </w:t>
      </w:r>
    </w:p>
    <w:p w14:paraId="08B91E11" w14:textId="3D8A936D" w:rsidR="005C00B2" w:rsidRPr="006508E6" w:rsidRDefault="005C00B2" w:rsidP="005C00B2">
      <w:pPr>
        <w:spacing w:after="0" w:line="240" w:lineRule="auto"/>
      </w:pPr>
      <w:r>
        <w:t xml:space="preserve">Anna </w:t>
      </w:r>
      <w:r w:rsidR="006508E6">
        <w:t xml:space="preserve">M. </w:t>
      </w:r>
      <w:r>
        <w:t>Tucker</w:t>
      </w:r>
      <w:r w:rsidR="006508E6">
        <w:rPr>
          <w:vertAlign w:val="superscript"/>
        </w:rPr>
        <w:t>1</w:t>
      </w:r>
      <w:r>
        <w:t xml:space="preserve"> and </w:t>
      </w:r>
      <w:proofErr w:type="spellStart"/>
      <w:r>
        <w:t>Conor</w:t>
      </w:r>
      <w:proofErr w:type="spellEnd"/>
      <w:r>
        <w:t xml:space="preserve"> </w:t>
      </w:r>
      <w:r w:rsidR="006508E6">
        <w:t xml:space="preserve">P. </w:t>
      </w:r>
      <w:r>
        <w:t>McGowan</w:t>
      </w:r>
      <w:r w:rsidR="006508E6">
        <w:rPr>
          <w:vertAlign w:val="superscript"/>
        </w:rPr>
        <w:t>2</w:t>
      </w:r>
    </w:p>
    <w:p w14:paraId="1C663B42" w14:textId="77777777" w:rsidR="006508E6" w:rsidRDefault="006508E6" w:rsidP="005C00B2">
      <w:pPr>
        <w:spacing w:after="0" w:line="240" w:lineRule="auto"/>
        <w:rPr>
          <w:vertAlign w:val="superscript"/>
        </w:rPr>
      </w:pPr>
    </w:p>
    <w:p w14:paraId="425A262E" w14:textId="12C7F748" w:rsidR="005C00B2" w:rsidRDefault="006508E6" w:rsidP="005C00B2">
      <w:pPr>
        <w:spacing w:after="0" w:line="240" w:lineRule="auto"/>
      </w:pPr>
      <w:r>
        <w:rPr>
          <w:vertAlign w:val="superscript"/>
        </w:rPr>
        <w:t>1</w:t>
      </w:r>
      <w:r>
        <w:t>School of Forestry and Wildlife Sciences, Auburn University, Auburn AL</w:t>
      </w:r>
    </w:p>
    <w:p w14:paraId="41238822" w14:textId="2E7D3C70" w:rsidR="006508E6" w:rsidRDefault="006508E6" w:rsidP="005C00B2">
      <w:pPr>
        <w:spacing w:after="0" w:line="240" w:lineRule="auto"/>
      </w:pPr>
      <w:r>
        <w:rPr>
          <w:vertAlign w:val="superscript"/>
        </w:rPr>
        <w:t>2</w:t>
      </w:r>
      <w:r>
        <w:t>U.S. Geological Survey, Alabama Cooperative Fish and Wildlife Research Unit, Auburn University, Auburn AL</w:t>
      </w:r>
    </w:p>
    <w:p w14:paraId="1584629E" w14:textId="53F82B16" w:rsidR="006508E6" w:rsidRDefault="006508E6" w:rsidP="005C00B2">
      <w:pPr>
        <w:spacing w:after="0" w:line="240" w:lineRule="auto"/>
      </w:pPr>
    </w:p>
    <w:p w14:paraId="7299D457" w14:textId="6B701234" w:rsidR="00F05B7B" w:rsidRPr="00F05B7B" w:rsidRDefault="00F05B7B" w:rsidP="005C00B2">
      <w:pPr>
        <w:spacing w:after="0" w:line="240" w:lineRule="auto"/>
        <w:rPr>
          <w:i/>
          <w:iCs/>
        </w:rPr>
      </w:pPr>
      <w:r w:rsidRPr="00F05B7B">
        <w:rPr>
          <w:i/>
          <w:iCs/>
        </w:rPr>
        <w:t>This draft manuscript is distributed solely for purposes of scientific peer review. Its content is deliberative and pre-decisional, so it must not be disclosed or released. This manuscript does not represent any official USGS finding or policy.</w:t>
      </w:r>
    </w:p>
    <w:p w14:paraId="16EF1966" w14:textId="77777777" w:rsidR="006508E6" w:rsidRDefault="006508E6" w:rsidP="005C00B2">
      <w:pPr>
        <w:spacing w:after="0" w:line="240" w:lineRule="auto"/>
      </w:pPr>
    </w:p>
    <w:p w14:paraId="289E1EBE" w14:textId="46ADF878" w:rsidR="005C00B2" w:rsidRDefault="005C00B2" w:rsidP="005C00B2">
      <w:pPr>
        <w:spacing w:after="0" w:line="240" w:lineRule="auto"/>
      </w:pPr>
      <w:commentRangeStart w:id="0"/>
      <w:r>
        <w:rPr>
          <w:b/>
        </w:rPr>
        <w:t>Background</w:t>
      </w:r>
      <w:commentRangeEnd w:id="0"/>
      <w:r w:rsidR="00F05B7B">
        <w:rPr>
          <w:rStyle w:val="CommentReference"/>
        </w:rPr>
        <w:commentReference w:id="0"/>
      </w:r>
    </w:p>
    <w:p w14:paraId="1B21FC92" w14:textId="01E332E0" w:rsidR="005C00B2" w:rsidRDefault="005C00B2" w:rsidP="005C00B2">
      <w:pPr>
        <w:spacing w:after="0" w:line="240" w:lineRule="auto"/>
      </w:pPr>
    </w:p>
    <w:p w14:paraId="042379F2" w14:textId="03A9DFF5" w:rsidR="005C00B2" w:rsidRDefault="005C00B2" w:rsidP="005C00B2">
      <w:pPr>
        <w:spacing w:after="0" w:line="240" w:lineRule="auto"/>
      </w:pPr>
      <w:r>
        <w:t>The Puerto Rican boa (</w:t>
      </w:r>
      <w:proofErr w:type="spellStart"/>
      <w:r w:rsidR="00095B13">
        <w:rPr>
          <w:i/>
        </w:rPr>
        <w:t>Chilabothrus</w:t>
      </w:r>
      <w:proofErr w:type="spellEnd"/>
      <w:r w:rsidRPr="005C00B2">
        <w:rPr>
          <w:i/>
        </w:rPr>
        <w:t xml:space="preserve"> </w:t>
      </w:r>
      <w:proofErr w:type="spellStart"/>
      <w:r w:rsidRPr="005C00B2">
        <w:rPr>
          <w:i/>
        </w:rPr>
        <w:t>inornatus</w:t>
      </w:r>
      <w:proofErr w:type="spellEnd"/>
      <w:r>
        <w:t>) is a terrestrial boa endemic to the island of Puerto Rico. This species has been classified as Endangered in the United States since 1970. Here we used expert opinion and published studies to develop a demographic projection model, which was used to assess the predicted future status of the Puerto Rican boa (hereafter, PR boa) under several potential scenarios.</w:t>
      </w:r>
    </w:p>
    <w:p w14:paraId="3321FA21" w14:textId="3D1494A6" w:rsidR="005C00B2" w:rsidRDefault="005C00B2" w:rsidP="005C00B2">
      <w:pPr>
        <w:spacing w:after="0" w:line="240" w:lineRule="auto"/>
      </w:pPr>
    </w:p>
    <w:p w14:paraId="59976C3C" w14:textId="0A9F687F" w:rsidR="006508E6" w:rsidRDefault="006508E6" w:rsidP="005C00B2">
      <w:pPr>
        <w:spacing w:after="0" w:line="240" w:lineRule="auto"/>
      </w:pPr>
      <w:r>
        <w:rPr>
          <w:i/>
        </w:rPr>
        <w:t>Life History</w:t>
      </w:r>
    </w:p>
    <w:p w14:paraId="1865183F" w14:textId="77777777" w:rsidR="006508E6" w:rsidRDefault="006508E6" w:rsidP="005C00B2">
      <w:pPr>
        <w:spacing w:after="0" w:line="240" w:lineRule="auto"/>
      </w:pPr>
    </w:p>
    <w:p w14:paraId="7CA4DD8A" w14:textId="33760673" w:rsidR="006508E6" w:rsidRDefault="006508E6" w:rsidP="005C00B2">
      <w:pPr>
        <w:spacing w:after="0" w:line="240" w:lineRule="auto"/>
      </w:pPr>
      <w:r>
        <w:rPr>
          <w:i/>
        </w:rPr>
        <w:t>Key Threats</w:t>
      </w:r>
    </w:p>
    <w:p w14:paraId="0E84CA03" w14:textId="77777777" w:rsidR="006508E6" w:rsidRPr="006508E6" w:rsidRDefault="006508E6" w:rsidP="005C00B2">
      <w:pPr>
        <w:spacing w:after="0" w:line="240" w:lineRule="auto"/>
      </w:pPr>
    </w:p>
    <w:p w14:paraId="68C60D0E" w14:textId="77777777" w:rsidR="006508E6" w:rsidRDefault="006508E6" w:rsidP="005C00B2">
      <w:pPr>
        <w:spacing w:after="0" w:line="240" w:lineRule="auto"/>
      </w:pPr>
    </w:p>
    <w:p w14:paraId="5B24B2DA" w14:textId="4B97C64C" w:rsidR="005C00B2" w:rsidRDefault="005C00B2" w:rsidP="005C00B2">
      <w:pPr>
        <w:spacing w:after="0" w:line="240" w:lineRule="auto"/>
      </w:pPr>
      <w:r>
        <w:rPr>
          <w:b/>
        </w:rPr>
        <w:t>Methods</w:t>
      </w:r>
    </w:p>
    <w:p w14:paraId="189F2143" w14:textId="45C96A1D" w:rsidR="005C00B2" w:rsidRDefault="005C00B2" w:rsidP="005C00B2">
      <w:pPr>
        <w:spacing w:after="0" w:line="240" w:lineRule="auto"/>
      </w:pPr>
    </w:p>
    <w:p w14:paraId="5AF8BB6B" w14:textId="3EDB4455" w:rsidR="006508E6" w:rsidRDefault="006508E6" w:rsidP="005C00B2">
      <w:pPr>
        <w:spacing w:after="0" w:line="240" w:lineRule="auto"/>
      </w:pPr>
      <w:r>
        <w:rPr>
          <w:i/>
        </w:rPr>
        <w:t>Expert Meeting</w:t>
      </w:r>
    </w:p>
    <w:p w14:paraId="7CD9514F" w14:textId="620B8C0A" w:rsidR="006508E6" w:rsidRPr="006508E6" w:rsidRDefault="006024C8" w:rsidP="005C00B2">
      <w:pPr>
        <w:spacing w:after="0" w:line="240" w:lineRule="auto"/>
      </w:pPr>
      <w:r>
        <w:t xml:space="preserve">On March 5-6, 2018, a team of species experts met to develop a modeling framework that would inform this </w:t>
      </w:r>
      <w:commentRangeStart w:id="1"/>
      <w:r>
        <w:t>SSA</w:t>
      </w:r>
      <w:commentRangeEnd w:id="1"/>
      <w:r>
        <w:rPr>
          <w:rStyle w:val="CommentReference"/>
        </w:rPr>
        <w:commentReference w:id="1"/>
      </w:r>
      <w:r>
        <w:t xml:space="preserve">. </w:t>
      </w:r>
    </w:p>
    <w:p w14:paraId="657E9FE8" w14:textId="77777777" w:rsidR="006508E6" w:rsidRDefault="006508E6" w:rsidP="005C00B2">
      <w:pPr>
        <w:spacing w:after="0" w:line="240" w:lineRule="auto"/>
      </w:pPr>
    </w:p>
    <w:p w14:paraId="13B1B856" w14:textId="67C808F1" w:rsidR="005C00B2" w:rsidRDefault="005C00B2" w:rsidP="005C00B2">
      <w:pPr>
        <w:spacing w:after="0" w:line="240" w:lineRule="auto"/>
      </w:pPr>
      <w:r>
        <w:rPr>
          <w:i/>
        </w:rPr>
        <w:t>Demographic Matrix Model</w:t>
      </w:r>
    </w:p>
    <w:p w14:paraId="34D98BF2" w14:textId="5807D94F" w:rsidR="00CB2972" w:rsidRDefault="006508E6" w:rsidP="005C00B2">
      <w:pPr>
        <w:spacing w:after="0" w:line="240" w:lineRule="auto"/>
      </w:pPr>
      <w:r>
        <w:t>We developed a size-based</w:t>
      </w:r>
      <w:r w:rsidR="00CB2972">
        <w:t xml:space="preserve"> </w:t>
      </w:r>
      <w:commentRangeStart w:id="2"/>
      <w:proofErr w:type="spellStart"/>
      <w:r>
        <w:t>Lefkovitch</w:t>
      </w:r>
      <w:proofErr w:type="spellEnd"/>
      <w:r>
        <w:t xml:space="preserve"> matrix model</w:t>
      </w:r>
      <w:commentRangeEnd w:id="2"/>
      <w:r w:rsidR="00C63C32">
        <w:rPr>
          <w:rStyle w:val="CommentReference"/>
        </w:rPr>
        <w:commentReference w:id="2"/>
      </w:r>
      <w:r w:rsidR="00095B13">
        <w:fldChar w:fldCharType="begin" w:fldLock="1"/>
      </w:r>
      <w:r w:rsidR="004641A5">
        <w:instrText>ADDIN CSL_CITATION {"citationItems":[{"id":"ITEM-1","itemData":{"author":[{"dropping-particle":"","family":"Caswell","given":"Hal","non-dropping-particle":"","parse-names":false,"suffix":""}],"edition":"2nd","id":"ITEM-1","issued":{"date-parts":[["2001"]]},"publisher":"Sinauer Associates, Inc.","publisher-place":"Sunderland, MA, USA","title":"Matrix population models: construction, analysis, and interpretation","type":"book"},"uris":["http://www.mendeley.com/documents/?uuid=1edffe8f-fdb3-4b75-ba34-dfb2a5c0d9e2"]}],"mendeley":{"formattedCitation":"(Caswell 2001)","plainTextFormattedCitation":"(Caswell 2001)","previouslyFormattedCitation":"(Caswell 2001)"},"properties":{"noteIndex":0},"schema":"https://github.com/citation-style-language/schema/raw/master/csl-citation.json"}</w:instrText>
      </w:r>
      <w:r w:rsidR="00095B13">
        <w:fldChar w:fldCharType="separate"/>
      </w:r>
      <w:r w:rsidR="00E47218" w:rsidRPr="00E47218">
        <w:rPr>
          <w:noProof/>
        </w:rPr>
        <w:t>(Caswell 2001)</w:t>
      </w:r>
      <w:r w:rsidR="00095B13">
        <w:fldChar w:fldCharType="end"/>
      </w:r>
      <w:r>
        <w:t xml:space="preserve"> that described the probabilities of survival, growth, and </w:t>
      </w:r>
      <w:commentRangeStart w:id="3"/>
      <w:r>
        <w:t>fecundity</w:t>
      </w:r>
      <w:commentRangeEnd w:id="3"/>
      <w:r w:rsidR="00404992">
        <w:rPr>
          <w:rStyle w:val="CommentReference"/>
        </w:rPr>
        <w:commentReference w:id="3"/>
      </w:r>
      <w:r>
        <w:t xml:space="preserve"> for each age class</w:t>
      </w:r>
      <w:r w:rsidR="006D166F">
        <w:t xml:space="preserve"> (Figure 1)</w:t>
      </w:r>
      <w:r>
        <w:t xml:space="preserve">. </w:t>
      </w:r>
    </w:p>
    <w:p w14:paraId="43F3148E" w14:textId="77777777" w:rsidR="00CB2972" w:rsidRDefault="00CB2972" w:rsidP="00CB2972">
      <w:pPr>
        <w:spacing w:after="0" w:line="240" w:lineRule="auto"/>
      </w:pPr>
    </w:p>
    <w:p w14:paraId="5F68735C" w14:textId="77777777" w:rsidR="00CB2972" w:rsidRDefault="00CB2972" w:rsidP="00CB2972">
      <w:pPr>
        <w:spacing w:after="0" w:line="240" w:lineRule="auto"/>
      </w:pPr>
      <w:bookmarkStart w:id="4" w:name="_GoBack"/>
      <w:bookmarkEnd w:id="4"/>
    </w:p>
    <w:p w14:paraId="3E29981F" w14:textId="4A221C9E" w:rsidR="00CB2972" w:rsidRDefault="00CB2972" w:rsidP="00CB2972">
      <w:pPr>
        <w:spacing w:after="0" w:line="240" w:lineRule="auto"/>
        <w:jc w:val="center"/>
      </w:pPr>
      <w:r>
        <w:rPr>
          <w:noProof/>
        </w:rPr>
        <w:lastRenderedPageBreak/>
        <w:drawing>
          <wp:inline distT="0" distB="0" distL="0" distR="0" wp14:anchorId="725A7251" wp14:editId="415D9628">
            <wp:extent cx="5552062" cy="2800350"/>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boa_life-cyc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84325" cy="2816623"/>
                    </a:xfrm>
                    <a:prstGeom prst="rect">
                      <a:avLst/>
                    </a:prstGeom>
                  </pic:spPr>
                </pic:pic>
              </a:graphicData>
            </a:graphic>
          </wp:inline>
        </w:drawing>
      </w:r>
    </w:p>
    <w:p w14:paraId="13A6C877" w14:textId="77777777" w:rsidR="00DD6D97" w:rsidRDefault="00DD6D97" w:rsidP="00CB2972">
      <w:pPr>
        <w:spacing w:after="0" w:line="240" w:lineRule="auto"/>
      </w:pPr>
    </w:p>
    <w:p w14:paraId="04D2840B" w14:textId="3C5F97EC" w:rsidR="00923AC6" w:rsidRDefault="00CB2972" w:rsidP="00CB2972">
      <w:pPr>
        <w:spacing w:after="0" w:line="240" w:lineRule="auto"/>
      </w:pPr>
      <w:r w:rsidRPr="002A6EAC">
        <w:rPr>
          <w:b/>
          <w:bCs/>
        </w:rPr>
        <w:t>Figure 1</w:t>
      </w:r>
      <w:r>
        <w:t xml:space="preserve">. Life cycle </w:t>
      </w:r>
      <w:r w:rsidR="00923AC6">
        <w:t>and stage-based matrix model</w:t>
      </w:r>
      <w:r w:rsidR="00A461AC">
        <w:t xml:space="preserve"> for the Puerto Rican boa.</w:t>
      </w:r>
    </w:p>
    <w:p w14:paraId="5CBDA471" w14:textId="1B204861" w:rsidR="00CB2972" w:rsidRPr="005C00B2" w:rsidRDefault="00CB2972" w:rsidP="00CB2972">
      <w:pPr>
        <w:spacing w:after="0" w:line="240" w:lineRule="auto"/>
      </w:pPr>
      <w:r>
        <w:t xml:space="preserve"> </w:t>
      </w:r>
    </w:p>
    <w:p w14:paraId="5A31CF85" w14:textId="77777777" w:rsidR="00CB2972" w:rsidRDefault="00CB2972" w:rsidP="005C00B2">
      <w:pPr>
        <w:spacing w:after="0" w:line="240" w:lineRule="auto"/>
      </w:pPr>
    </w:p>
    <w:p w14:paraId="04E094F6" w14:textId="0FB8B9E2" w:rsidR="00CB2972" w:rsidRPr="00412319" w:rsidRDefault="006508E6" w:rsidP="005C00B2">
      <w:pPr>
        <w:spacing w:after="0" w:line="240" w:lineRule="auto"/>
      </w:pPr>
      <w:r>
        <w:t xml:space="preserve">We considered four life stages: young (&lt;60 cm), juveniles (60-90 cm), subadults (90-110 cm), and adults (&gt;110 cm). </w:t>
      </w:r>
      <w:r w:rsidR="005A1F42">
        <w:t xml:space="preserve">We elicited the </w:t>
      </w:r>
      <w:r>
        <w:t xml:space="preserve">probabilities </w:t>
      </w:r>
      <w:r w:rsidR="006D166F">
        <w:t xml:space="preserve">of </w:t>
      </w:r>
      <w:r w:rsidR="003650AA">
        <w:t xml:space="preserve">annual </w:t>
      </w:r>
      <w:r w:rsidR="006D166F">
        <w:t>survival</w:t>
      </w:r>
      <w:r w:rsidR="00412319">
        <w:t>, growth, and fecundity</w:t>
      </w:r>
      <w:r w:rsidR="006D166F">
        <w:t xml:space="preserve"> for each size class </w:t>
      </w:r>
      <w:r w:rsidR="005A1F42">
        <w:t xml:space="preserve">from </w:t>
      </w:r>
      <w:r w:rsidR="006D166F">
        <w:t>the expert team or drawn from the available literature</w:t>
      </w:r>
      <w:r w:rsidR="00412319">
        <w:t xml:space="preserve"> (Table 1)</w:t>
      </w:r>
      <w:r w:rsidR="006D166F">
        <w:t>.</w:t>
      </w:r>
      <w:r w:rsidR="005A1F42">
        <w:t xml:space="preserve"> The experts used personal information, unpublished data and inference from captive zoo populations to determine productivity and survival rates.  The experts also directed us to graduate theses and dissertations that were completed but not widely available through literature searches.</w:t>
      </w:r>
      <w:r w:rsidR="00412319">
        <w:t xml:space="preserve"> </w:t>
      </w:r>
      <w:r w:rsidR="006D166F">
        <w:t xml:space="preserve"> </w:t>
      </w:r>
      <w:r w:rsidR="00903C5C">
        <w:t xml:space="preserve">The probabilities of </w:t>
      </w:r>
      <w:r w:rsidR="005A1F42">
        <w:t>transition</w:t>
      </w:r>
      <w:r w:rsidR="007C79B9">
        <w:t>ing</w:t>
      </w:r>
      <w:r w:rsidR="005A1F42">
        <w:t xml:space="preserve"> between</w:t>
      </w:r>
      <w:r w:rsidR="00903C5C">
        <w:t xml:space="preserve"> size classes was determined by estimating the length of time spent in each age class.</w:t>
      </w:r>
      <w:r w:rsidR="004342E5">
        <w:t xml:space="preserve"> For example, experts believed that snakes remained in the juvenile age class for 2 years on average, so the mean transition rate from juvenile to sub-adult was 0.5.  In other words, 50% of the animals in the juvenile age class transitioned to the subadult stage </w:t>
      </w:r>
      <w:r w:rsidR="00D06828">
        <w:t xml:space="preserve">because </w:t>
      </w:r>
      <w:r w:rsidR="004342E5">
        <w:t>each year half the animals would transition to the next stage.</w:t>
      </w:r>
    </w:p>
    <w:p w14:paraId="19D55D3F" w14:textId="23E95309" w:rsidR="00DB3FAC" w:rsidRDefault="00DB3FAC" w:rsidP="005C00B2">
      <w:pPr>
        <w:spacing w:after="0" w:line="240" w:lineRule="auto"/>
        <w:rPr>
          <w:rFonts w:eastAsiaTheme="minorEastAsia"/>
        </w:rPr>
      </w:pPr>
    </w:p>
    <w:p w14:paraId="11538E71" w14:textId="77777777" w:rsidR="004641A5" w:rsidRDefault="004641A5">
      <w:pPr>
        <w:rPr>
          <w:rFonts w:eastAsiaTheme="minorEastAsia"/>
        </w:rPr>
      </w:pPr>
      <w:r>
        <w:rPr>
          <w:rFonts w:eastAsiaTheme="minorEastAsia"/>
        </w:rPr>
        <w:br w:type="page"/>
      </w:r>
    </w:p>
    <w:p w14:paraId="49233518" w14:textId="5320185D" w:rsidR="00DB3FAC" w:rsidRDefault="00DB3FAC" w:rsidP="005C00B2">
      <w:pPr>
        <w:spacing w:after="0" w:line="240" w:lineRule="auto"/>
        <w:rPr>
          <w:rFonts w:eastAsiaTheme="minorEastAsia"/>
        </w:rPr>
      </w:pPr>
      <w:r w:rsidRPr="002A6EAC">
        <w:rPr>
          <w:rFonts w:eastAsiaTheme="minorEastAsia"/>
          <w:b/>
          <w:bCs/>
        </w:rPr>
        <w:lastRenderedPageBreak/>
        <w:t>Table 1</w:t>
      </w:r>
      <w:r>
        <w:rPr>
          <w:rFonts w:eastAsiaTheme="minorEastAsia"/>
        </w:rPr>
        <w:t>. Stage-specific demographic rates.</w:t>
      </w:r>
    </w:p>
    <w:tbl>
      <w:tblPr>
        <w:tblStyle w:val="TableGrid"/>
        <w:tblW w:w="946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2129"/>
        <w:gridCol w:w="1426"/>
        <w:gridCol w:w="3970"/>
      </w:tblGrid>
      <w:tr w:rsidR="00412319" w14:paraId="42C8E87E" w14:textId="77777777" w:rsidTr="00412319">
        <w:tc>
          <w:tcPr>
            <w:tcW w:w="1938" w:type="dxa"/>
            <w:tcBorders>
              <w:top w:val="single" w:sz="4" w:space="0" w:color="auto"/>
              <w:bottom w:val="single" w:sz="4" w:space="0" w:color="auto"/>
            </w:tcBorders>
            <w:vAlign w:val="center"/>
          </w:tcPr>
          <w:p w14:paraId="4F1BCC81" w14:textId="621CDB4C" w:rsidR="00412319" w:rsidRPr="00412319" w:rsidRDefault="00412319" w:rsidP="00412319">
            <w:pPr>
              <w:jc w:val="center"/>
              <w:rPr>
                <w:rFonts w:eastAsiaTheme="minorEastAsia"/>
                <w:b/>
              </w:rPr>
            </w:pPr>
            <w:r w:rsidRPr="00412319">
              <w:rPr>
                <w:rFonts w:eastAsiaTheme="minorEastAsia"/>
                <w:b/>
              </w:rPr>
              <w:t>Demographic rate</w:t>
            </w:r>
          </w:p>
        </w:tc>
        <w:tc>
          <w:tcPr>
            <w:tcW w:w="2129" w:type="dxa"/>
            <w:tcBorders>
              <w:top w:val="single" w:sz="4" w:space="0" w:color="auto"/>
              <w:bottom w:val="single" w:sz="4" w:space="0" w:color="auto"/>
            </w:tcBorders>
            <w:vAlign w:val="center"/>
          </w:tcPr>
          <w:p w14:paraId="3EE3F938" w14:textId="65C3B3CF" w:rsidR="00412319" w:rsidRPr="00412319" w:rsidRDefault="00412319" w:rsidP="00412319">
            <w:pPr>
              <w:jc w:val="center"/>
              <w:rPr>
                <w:rFonts w:eastAsiaTheme="minorEastAsia"/>
                <w:b/>
              </w:rPr>
            </w:pPr>
            <w:r w:rsidRPr="00412319">
              <w:rPr>
                <w:rFonts w:eastAsiaTheme="minorEastAsia"/>
                <w:b/>
              </w:rPr>
              <w:t>Stage</w:t>
            </w:r>
          </w:p>
        </w:tc>
        <w:tc>
          <w:tcPr>
            <w:tcW w:w="1426" w:type="dxa"/>
            <w:tcBorders>
              <w:top w:val="single" w:sz="4" w:space="0" w:color="auto"/>
              <w:bottom w:val="single" w:sz="4" w:space="0" w:color="auto"/>
            </w:tcBorders>
            <w:vAlign w:val="center"/>
          </w:tcPr>
          <w:p w14:paraId="788161DA" w14:textId="217BC85D" w:rsidR="00412319" w:rsidRPr="00412319" w:rsidRDefault="00412319" w:rsidP="00412319">
            <w:pPr>
              <w:jc w:val="center"/>
              <w:rPr>
                <w:rFonts w:eastAsiaTheme="minorEastAsia"/>
                <w:b/>
              </w:rPr>
            </w:pPr>
            <w:r w:rsidRPr="00412319">
              <w:rPr>
                <w:rFonts w:eastAsiaTheme="minorEastAsia"/>
                <w:b/>
              </w:rPr>
              <w:t>Model input</w:t>
            </w:r>
          </w:p>
        </w:tc>
        <w:tc>
          <w:tcPr>
            <w:tcW w:w="3970" w:type="dxa"/>
            <w:tcBorders>
              <w:top w:val="single" w:sz="4" w:space="0" w:color="auto"/>
              <w:bottom w:val="single" w:sz="4" w:space="0" w:color="auto"/>
            </w:tcBorders>
            <w:vAlign w:val="center"/>
          </w:tcPr>
          <w:p w14:paraId="1693E51B" w14:textId="7FECBB77" w:rsidR="00412319" w:rsidRPr="00412319" w:rsidRDefault="003444C5" w:rsidP="00412319">
            <w:pPr>
              <w:jc w:val="center"/>
              <w:rPr>
                <w:rFonts w:eastAsiaTheme="minorEastAsia"/>
                <w:b/>
              </w:rPr>
            </w:pPr>
            <w:r>
              <w:rPr>
                <w:rFonts w:eastAsiaTheme="minorEastAsia"/>
                <w:b/>
              </w:rPr>
              <w:t>Rationale</w:t>
            </w:r>
          </w:p>
        </w:tc>
      </w:tr>
      <w:tr w:rsidR="00412319" w14:paraId="53565AEB" w14:textId="77777777" w:rsidTr="00412319">
        <w:tc>
          <w:tcPr>
            <w:tcW w:w="1938" w:type="dxa"/>
            <w:tcBorders>
              <w:top w:val="single" w:sz="4" w:space="0" w:color="auto"/>
            </w:tcBorders>
            <w:vAlign w:val="center"/>
          </w:tcPr>
          <w:p w14:paraId="308BFFA4" w14:textId="1B996B76" w:rsidR="00412319" w:rsidRDefault="00412319" w:rsidP="00412319">
            <w:pPr>
              <w:jc w:val="center"/>
              <w:rPr>
                <w:rFonts w:eastAsiaTheme="minorEastAsia"/>
              </w:rPr>
            </w:pPr>
            <w:r>
              <w:rPr>
                <w:rFonts w:eastAsiaTheme="minorEastAsia"/>
              </w:rPr>
              <w:t>Survival</w:t>
            </w:r>
          </w:p>
        </w:tc>
        <w:tc>
          <w:tcPr>
            <w:tcW w:w="2129" w:type="dxa"/>
            <w:tcBorders>
              <w:top w:val="single" w:sz="4" w:space="0" w:color="auto"/>
            </w:tcBorders>
            <w:vAlign w:val="center"/>
          </w:tcPr>
          <w:p w14:paraId="0F03ED10" w14:textId="3A8C4374" w:rsidR="00412319" w:rsidRDefault="00412319" w:rsidP="00412319">
            <w:pPr>
              <w:jc w:val="center"/>
              <w:rPr>
                <w:rFonts w:eastAsiaTheme="minorEastAsia"/>
              </w:rPr>
            </w:pPr>
            <w:r>
              <w:rPr>
                <w:rFonts w:eastAsiaTheme="minorEastAsia"/>
              </w:rPr>
              <w:t>Young of the year</w:t>
            </w:r>
          </w:p>
        </w:tc>
        <w:tc>
          <w:tcPr>
            <w:tcW w:w="1426" w:type="dxa"/>
            <w:tcBorders>
              <w:top w:val="single" w:sz="4" w:space="0" w:color="auto"/>
            </w:tcBorders>
            <w:vAlign w:val="center"/>
          </w:tcPr>
          <w:p w14:paraId="05DB1691" w14:textId="4ADCADCA" w:rsidR="00412319" w:rsidRDefault="00412319" w:rsidP="00412319">
            <w:pPr>
              <w:jc w:val="center"/>
              <w:rPr>
                <w:rFonts w:eastAsiaTheme="minorEastAsia"/>
              </w:rPr>
            </w:pPr>
            <w:r>
              <w:rPr>
                <w:rFonts w:eastAsiaTheme="minorEastAsia"/>
              </w:rPr>
              <w:t>0.3</w:t>
            </w:r>
          </w:p>
        </w:tc>
        <w:tc>
          <w:tcPr>
            <w:tcW w:w="3970" w:type="dxa"/>
            <w:tcBorders>
              <w:top w:val="single" w:sz="4" w:space="0" w:color="auto"/>
            </w:tcBorders>
            <w:vAlign w:val="center"/>
          </w:tcPr>
          <w:p w14:paraId="40FD5FF0" w14:textId="11158153" w:rsidR="00412319" w:rsidRPr="00436159" w:rsidRDefault="00B633BC" w:rsidP="00412319">
            <w:pPr>
              <w:jc w:val="center"/>
              <w:rPr>
                <w:rFonts w:eastAsiaTheme="minorEastAsia"/>
              </w:rPr>
            </w:pPr>
            <w:r>
              <w:rPr>
                <w:rFonts w:eastAsiaTheme="minorEastAsia"/>
              </w:rPr>
              <w:t xml:space="preserve">Expert opinion, informed by studies of Cuban </w:t>
            </w:r>
            <w:proofErr w:type="spellStart"/>
            <w:r>
              <w:rPr>
                <w:rFonts w:eastAsiaTheme="minorEastAsia"/>
              </w:rPr>
              <w:t>boa</w:t>
            </w:r>
            <w:r w:rsidR="00436159">
              <w:rPr>
                <w:rFonts w:eastAsiaTheme="minorEastAsia"/>
                <w:vertAlign w:val="superscript"/>
              </w:rPr>
              <w:t>a</w:t>
            </w:r>
            <w:proofErr w:type="spellEnd"/>
          </w:p>
        </w:tc>
      </w:tr>
      <w:tr w:rsidR="00412319" w14:paraId="73CB1F5C" w14:textId="77777777" w:rsidTr="00412319">
        <w:tc>
          <w:tcPr>
            <w:tcW w:w="1938" w:type="dxa"/>
            <w:vAlign w:val="center"/>
          </w:tcPr>
          <w:p w14:paraId="32EAD651" w14:textId="2D747553" w:rsidR="00412319" w:rsidRDefault="00412319" w:rsidP="00412319">
            <w:pPr>
              <w:jc w:val="center"/>
              <w:rPr>
                <w:rFonts w:eastAsiaTheme="minorEastAsia"/>
              </w:rPr>
            </w:pPr>
            <w:r>
              <w:rPr>
                <w:rFonts w:eastAsiaTheme="minorEastAsia"/>
              </w:rPr>
              <w:t>Survival</w:t>
            </w:r>
          </w:p>
        </w:tc>
        <w:tc>
          <w:tcPr>
            <w:tcW w:w="2129" w:type="dxa"/>
            <w:vAlign w:val="center"/>
          </w:tcPr>
          <w:p w14:paraId="2EBFE4EC" w14:textId="1B593928" w:rsidR="00412319" w:rsidRDefault="00412319" w:rsidP="00412319">
            <w:pPr>
              <w:jc w:val="center"/>
              <w:rPr>
                <w:rFonts w:eastAsiaTheme="minorEastAsia"/>
              </w:rPr>
            </w:pPr>
            <w:r>
              <w:rPr>
                <w:rFonts w:eastAsiaTheme="minorEastAsia"/>
              </w:rPr>
              <w:t>Juvenile</w:t>
            </w:r>
          </w:p>
        </w:tc>
        <w:tc>
          <w:tcPr>
            <w:tcW w:w="1426" w:type="dxa"/>
            <w:vAlign w:val="center"/>
          </w:tcPr>
          <w:p w14:paraId="762CBF4F" w14:textId="41660802" w:rsidR="00412319" w:rsidRDefault="00412319" w:rsidP="00412319">
            <w:pPr>
              <w:jc w:val="center"/>
              <w:rPr>
                <w:rFonts w:eastAsiaTheme="minorEastAsia"/>
              </w:rPr>
            </w:pPr>
            <w:r>
              <w:rPr>
                <w:rFonts w:eastAsiaTheme="minorEastAsia"/>
              </w:rPr>
              <w:t>0.9</w:t>
            </w:r>
          </w:p>
        </w:tc>
        <w:tc>
          <w:tcPr>
            <w:tcW w:w="3970" w:type="dxa"/>
            <w:vAlign w:val="center"/>
          </w:tcPr>
          <w:p w14:paraId="2DB42A65" w14:textId="2E5A94C1" w:rsidR="00412319" w:rsidRDefault="00B633BC" w:rsidP="00412319">
            <w:pPr>
              <w:jc w:val="center"/>
              <w:rPr>
                <w:rFonts w:eastAsiaTheme="minorEastAsia"/>
              </w:rPr>
            </w:pPr>
            <w:r>
              <w:rPr>
                <w:rFonts w:eastAsiaTheme="minorEastAsia"/>
              </w:rPr>
              <w:t>Expert opinion</w:t>
            </w:r>
          </w:p>
        </w:tc>
      </w:tr>
      <w:tr w:rsidR="00412319" w14:paraId="5B99EE02" w14:textId="77777777" w:rsidTr="00412319">
        <w:tc>
          <w:tcPr>
            <w:tcW w:w="1938" w:type="dxa"/>
            <w:vAlign w:val="center"/>
          </w:tcPr>
          <w:p w14:paraId="527EEEE0" w14:textId="530315FC" w:rsidR="00412319" w:rsidRDefault="00412319" w:rsidP="00412319">
            <w:pPr>
              <w:jc w:val="center"/>
              <w:rPr>
                <w:rFonts w:eastAsiaTheme="minorEastAsia"/>
              </w:rPr>
            </w:pPr>
            <w:r>
              <w:rPr>
                <w:rFonts w:eastAsiaTheme="minorEastAsia"/>
              </w:rPr>
              <w:t>Survival</w:t>
            </w:r>
          </w:p>
        </w:tc>
        <w:tc>
          <w:tcPr>
            <w:tcW w:w="2129" w:type="dxa"/>
            <w:vAlign w:val="center"/>
          </w:tcPr>
          <w:p w14:paraId="1B738A41" w14:textId="737502CF" w:rsidR="00412319" w:rsidRDefault="00412319" w:rsidP="00412319">
            <w:pPr>
              <w:jc w:val="center"/>
              <w:rPr>
                <w:rFonts w:eastAsiaTheme="minorEastAsia"/>
              </w:rPr>
            </w:pPr>
            <w:r>
              <w:rPr>
                <w:rFonts w:eastAsiaTheme="minorEastAsia"/>
              </w:rPr>
              <w:t>Subadult</w:t>
            </w:r>
          </w:p>
        </w:tc>
        <w:tc>
          <w:tcPr>
            <w:tcW w:w="1426" w:type="dxa"/>
            <w:vAlign w:val="center"/>
          </w:tcPr>
          <w:p w14:paraId="6A9EFB49" w14:textId="0CBDD8F1" w:rsidR="00412319" w:rsidRDefault="00412319" w:rsidP="00412319">
            <w:pPr>
              <w:jc w:val="center"/>
              <w:rPr>
                <w:rFonts w:eastAsiaTheme="minorEastAsia"/>
              </w:rPr>
            </w:pPr>
            <w:r>
              <w:rPr>
                <w:rFonts w:eastAsiaTheme="minorEastAsia"/>
              </w:rPr>
              <w:t>0.72</w:t>
            </w:r>
          </w:p>
        </w:tc>
        <w:tc>
          <w:tcPr>
            <w:tcW w:w="3970" w:type="dxa"/>
            <w:vAlign w:val="center"/>
          </w:tcPr>
          <w:p w14:paraId="701B1FA5" w14:textId="38404AD4" w:rsidR="00412319" w:rsidRDefault="00903C5C" w:rsidP="00412319">
            <w:pPr>
              <w:jc w:val="center"/>
              <w:rPr>
                <w:rFonts w:eastAsiaTheme="minorEastAsia"/>
              </w:rPr>
            </w:pPr>
            <w:r>
              <w:rPr>
                <w:rFonts w:eastAsiaTheme="minorEastAsia"/>
              </w:rPr>
              <w:t>Expert opinion – survival of this stage is lower than the juvenile or adult stage because individuals begin dispersing widely and face more threats</w:t>
            </w:r>
          </w:p>
        </w:tc>
      </w:tr>
      <w:tr w:rsidR="00412319" w14:paraId="55683C92" w14:textId="77777777" w:rsidTr="00412319">
        <w:tc>
          <w:tcPr>
            <w:tcW w:w="1938" w:type="dxa"/>
            <w:vAlign w:val="center"/>
          </w:tcPr>
          <w:p w14:paraId="3B4CA050" w14:textId="4A845CFE" w:rsidR="00412319" w:rsidRDefault="00412319" w:rsidP="00412319">
            <w:pPr>
              <w:jc w:val="center"/>
              <w:rPr>
                <w:rFonts w:eastAsiaTheme="minorEastAsia"/>
              </w:rPr>
            </w:pPr>
            <w:r>
              <w:rPr>
                <w:rFonts w:eastAsiaTheme="minorEastAsia"/>
              </w:rPr>
              <w:t>Survival</w:t>
            </w:r>
          </w:p>
        </w:tc>
        <w:tc>
          <w:tcPr>
            <w:tcW w:w="2129" w:type="dxa"/>
            <w:vAlign w:val="center"/>
          </w:tcPr>
          <w:p w14:paraId="1B6DBECD" w14:textId="3CAEDCCB" w:rsidR="00412319" w:rsidRDefault="00412319" w:rsidP="00412319">
            <w:pPr>
              <w:jc w:val="center"/>
              <w:rPr>
                <w:rFonts w:eastAsiaTheme="minorEastAsia"/>
              </w:rPr>
            </w:pPr>
            <w:r>
              <w:rPr>
                <w:rFonts w:eastAsiaTheme="minorEastAsia"/>
              </w:rPr>
              <w:t>Adult</w:t>
            </w:r>
          </w:p>
        </w:tc>
        <w:tc>
          <w:tcPr>
            <w:tcW w:w="1426" w:type="dxa"/>
            <w:vAlign w:val="center"/>
          </w:tcPr>
          <w:p w14:paraId="05AEF1E3" w14:textId="127F927B" w:rsidR="00412319" w:rsidRDefault="00412319" w:rsidP="00412319">
            <w:pPr>
              <w:jc w:val="center"/>
              <w:rPr>
                <w:rFonts w:eastAsiaTheme="minorEastAsia"/>
              </w:rPr>
            </w:pPr>
            <w:r>
              <w:rPr>
                <w:rFonts w:eastAsiaTheme="minorEastAsia"/>
              </w:rPr>
              <w:t>0.9</w:t>
            </w:r>
          </w:p>
        </w:tc>
        <w:tc>
          <w:tcPr>
            <w:tcW w:w="3970" w:type="dxa"/>
            <w:vAlign w:val="center"/>
          </w:tcPr>
          <w:p w14:paraId="23823642" w14:textId="35D78656" w:rsidR="00412319" w:rsidRPr="00436159" w:rsidRDefault="00B633BC" w:rsidP="00412319">
            <w:pPr>
              <w:jc w:val="center"/>
              <w:rPr>
                <w:rFonts w:eastAsiaTheme="minorEastAsia"/>
              </w:rPr>
            </w:pPr>
            <w:r>
              <w:rPr>
                <w:rFonts w:eastAsiaTheme="minorEastAsia"/>
              </w:rPr>
              <w:t xml:space="preserve">Expert opinion and estimates from radio-tracked translocated </w:t>
            </w:r>
            <w:proofErr w:type="spellStart"/>
            <w:r>
              <w:rPr>
                <w:rFonts w:eastAsiaTheme="minorEastAsia"/>
              </w:rPr>
              <w:t>snakes</w:t>
            </w:r>
            <w:r w:rsidR="00436159">
              <w:rPr>
                <w:rFonts w:eastAsiaTheme="minorEastAsia"/>
                <w:vertAlign w:val="superscript"/>
              </w:rPr>
              <w:t>c</w:t>
            </w:r>
            <w:proofErr w:type="spellEnd"/>
          </w:p>
        </w:tc>
      </w:tr>
      <w:tr w:rsidR="00412319" w14:paraId="06198A76" w14:textId="77777777" w:rsidTr="00412319">
        <w:tc>
          <w:tcPr>
            <w:tcW w:w="1938" w:type="dxa"/>
            <w:vAlign w:val="center"/>
          </w:tcPr>
          <w:p w14:paraId="1AE88887" w14:textId="021D9B31" w:rsidR="00412319" w:rsidRDefault="00412319" w:rsidP="00412319">
            <w:pPr>
              <w:jc w:val="center"/>
              <w:rPr>
                <w:rFonts w:eastAsiaTheme="minorEastAsia"/>
              </w:rPr>
            </w:pPr>
            <w:r>
              <w:rPr>
                <w:rFonts w:eastAsiaTheme="minorEastAsia"/>
              </w:rPr>
              <w:t>Growth</w:t>
            </w:r>
          </w:p>
        </w:tc>
        <w:tc>
          <w:tcPr>
            <w:tcW w:w="2129" w:type="dxa"/>
            <w:vAlign w:val="center"/>
          </w:tcPr>
          <w:p w14:paraId="3DB93865" w14:textId="57095F72" w:rsidR="00412319" w:rsidRDefault="00412319" w:rsidP="00412319">
            <w:pPr>
              <w:jc w:val="center"/>
              <w:rPr>
                <w:rFonts w:eastAsiaTheme="minorEastAsia"/>
              </w:rPr>
            </w:pPr>
            <w:r>
              <w:rPr>
                <w:rFonts w:eastAsiaTheme="minorEastAsia"/>
              </w:rPr>
              <w:t>Young to Juvenile</w:t>
            </w:r>
          </w:p>
        </w:tc>
        <w:tc>
          <w:tcPr>
            <w:tcW w:w="1426" w:type="dxa"/>
            <w:vAlign w:val="center"/>
          </w:tcPr>
          <w:p w14:paraId="65CA7490" w14:textId="114B1158" w:rsidR="00412319" w:rsidRDefault="00412319" w:rsidP="00412319">
            <w:pPr>
              <w:jc w:val="center"/>
              <w:rPr>
                <w:rFonts w:eastAsiaTheme="minorEastAsia"/>
              </w:rPr>
            </w:pPr>
            <w:r>
              <w:rPr>
                <w:rFonts w:eastAsiaTheme="minorEastAsia"/>
              </w:rPr>
              <w:t>0.67</w:t>
            </w:r>
          </w:p>
        </w:tc>
        <w:tc>
          <w:tcPr>
            <w:tcW w:w="3970" w:type="dxa"/>
            <w:vAlign w:val="center"/>
          </w:tcPr>
          <w:p w14:paraId="22E6AA21" w14:textId="3E8A920B" w:rsidR="00412319" w:rsidRDefault="00412319" w:rsidP="00412319">
            <w:pPr>
              <w:jc w:val="center"/>
              <w:rPr>
                <w:rFonts w:eastAsiaTheme="minorEastAsia"/>
              </w:rPr>
            </w:pPr>
            <w:r>
              <w:rPr>
                <w:rFonts w:eastAsiaTheme="minorEastAsia"/>
              </w:rPr>
              <w:t xml:space="preserve">Expert opinion – approximately </w:t>
            </w:r>
            <w:r w:rsidR="00903C5C">
              <w:rPr>
                <w:rFonts w:eastAsiaTheme="minorEastAsia"/>
              </w:rPr>
              <w:t>2/3 of the young of the year grow enough to become juveniles in the next year.</w:t>
            </w:r>
          </w:p>
        </w:tc>
      </w:tr>
      <w:tr w:rsidR="00412319" w14:paraId="3D7B892C" w14:textId="77777777" w:rsidTr="00412319">
        <w:tc>
          <w:tcPr>
            <w:tcW w:w="1938" w:type="dxa"/>
            <w:vAlign w:val="center"/>
          </w:tcPr>
          <w:p w14:paraId="1CE17582" w14:textId="0F6DB741" w:rsidR="00412319" w:rsidRDefault="00412319" w:rsidP="00412319">
            <w:pPr>
              <w:jc w:val="center"/>
              <w:rPr>
                <w:rFonts w:eastAsiaTheme="minorEastAsia"/>
              </w:rPr>
            </w:pPr>
            <w:r>
              <w:rPr>
                <w:rFonts w:eastAsiaTheme="minorEastAsia"/>
              </w:rPr>
              <w:t>Growth</w:t>
            </w:r>
          </w:p>
        </w:tc>
        <w:tc>
          <w:tcPr>
            <w:tcW w:w="2129" w:type="dxa"/>
            <w:vAlign w:val="center"/>
          </w:tcPr>
          <w:p w14:paraId="19D7674E" w14:textId="78FE2698" w:rsidR="00412319" w:rsidRDefault="00412319" w:rsidP="00412319">
            <w:pPr>
              <w:jc w:val="center"/>
              <w:rPr>
                <w:rFonts w:eastAsiaTheme="minorEastAsia"/>
              </w:rPr>
            </w:pPr>
            <w:r>
              <w:rPr>
                <w:rFonts w:eastAsiaTheme="minorEastAsia"/>
              </w:rPr>
              <w:t>Juvenile to Subadult</w:t>
            </w:r>
          </w:p>
        </w:tc>
        <w:tc>
          <w:tcPr>
            <w:tcW w:w="1426" w:type="dxa"/>
            <w:vAlign w:val="center"/>
          </w:tcPr>
          <w:p w14:paraId="1065CF40" w14:textId="29E94B58" w:rsidR="00412319" w:rsidRDefault="00412319" w:rsidP="00412319">
            <w:pPr>
              <w:jc w:val="center"/>
              <w:rPr>
                <w:rFonts w:eastAsiaTheme="minorEastAsia"/>
              </w:rPr>
            </w:pPr>
            <w:r>
              <w:rPr>
                <w:rFonts w:eastAsiaTheme="minorEastAsia"/>
              </w:rPr>
              <w:t>0.5</w:t>
            </w:r>
          </w:p>
        </w:tc>
        <w:tc>
          <w:tcPr>
            <w:tcW w:w="3970" w:type="dxa"/>
            <w:vAlign w:val="center"/>
          </w:tcPr>
          <w:p w14:paraId="2CCC879E" w14:textId="536C36CB" w:rsidR="00412319" w:rsidRDefault="00412319" w:rsidP="00412319">
            <w:pPr>
              <w:jc w:val="center"/>
              <w:rPr>
                <w:rFonts w:eastAsiaTheme="minorEastAsia"/>
              </w:rPr>
            </w:pPr>
            <w:r>
              <w:rPr>
                <w:rFonts w:eastAsiaTheme="minorEastAsia"/>
              </w:rPr>
              <w:t>Expert opinion – juvenile stage typically lasts two years</w:t>
            </w:r>
          </w:p>
        </w:tc>
      </w:tr>
      <w:tr w:rsidR="00412319" w14:paraId="062771DB" w14:textId="77777777" w:rsidTr="00412319">
        <w:tc>
          <w:tcPr>
            <w:tcW w:w="1938" w:type="dxa"/>
            <w:vAlign w:val="center"/>
          </w:tcPr>
          <w:p w14:paraId="474A2F7B" w14:textId="2D063EBA" w:rsidR="00412319" w:rsidRDefault="00412319" w:rsidP="00412319">
            <w:pPr>
              <w:jc w:val="center"/>
              <w:rPr>
                <w:rFonts w:eastAsiaTheme="minorEastAsia"/>
              </w:rPr>
            </w:pPr>
            <w:r>
              <w:rPr>
                <w:rFonts w:eastAsiaTheme="minorEastAsia"/>
              </w:rPr>
              <w:t>Growth</w:t>
            </w:r>
          </w:p>
        </w:tc>
        <w:tc>
          <w:tcPr>
            <w:tcW w:w="2129" w:type="dxa"/>
            <w:vAlign w:val="center"/>
          </w:tcPr>
          <w:p w14:paraId="3B385AFF" w14:textId="20BFD3E9" w:rsidR="00412319" w:rsidRDefault="00412319" w:rsidP="00412319">
            <w:pPr>
              <w:jc w:val="center"/>
              <w:rPr>
                <w:rFonts w:eastAsiaTheme="minorEastAsia"/>
              </w:rPr>
            </w:pPr>
            <w:r>
              <w:rPr>
                <w:rFonts w:eastAsiaTheme="minorEastAsia"/>
              </w:rPr>
              <w:t>Subadult to Adult</w:t>
            </w:r>
          </w:p>
        </w:tc>
        <w:tc>
          <w:tcPr>
            <w:tcW w:w="1426" w:type="dxa"/>
            <w:vAlign w:val="center"/>
          </w:tcPr>
          <w:p w14:paraId="040C5B01" w14:textId="1FCDE0B6" w:rsidR="00412319" w:rsidRDefault="00412319" w:rsidP="00412319">
            <w:pPr>
              <w:jc w:val="center"/>
              <w:rPr>
                <w:rFonts w:eastAsiaTheme="minorEastAsia"/>
              </w:rPr>
            </w:pPr>
            <w:r>
              <w:rPr>
                <w:rFonts w:eastAsiaTheme="minorEastAsia"/>
              </w:rPr>
              <w:t>0.25</w:t>
            </w:r>
          </w:p>
        </w:tc>
        <w:tc>
          <w:tcPr>
            <w:tcW w:w="3970" w:type="dxa"/>
            <w:vAlign w:val="center"/>
          </w:tcPr>
          <w:p w14:paraId="690BD641" w14:textId="797EF869" w:rsidR="00412319" w:rsidRDefault="00412319" w:rsidP="00412319">
            <w:pPr>
              <w:jc w:val="center"/>
              <w:rPr>
                <w:rFonts w:eastAsiaTheme="minorEastAsia"/>
              </w:rPr>
            </w:pPr>
            <w:r>
              <w:rPr>
                <w:rFonts w:eastAsiaTheme="minorEastAsia"/>
              </w:rPr>
              <w:t>Expert opinion – subadult stage typically lasts four years</w:t>
            </w:r>
          </w:p>
        </w:tc>
      </w:tr>
      <w:tr w:rsidR="00412319" w14:paraId="19CF511E" w14:textId="77777777" w:rsidTr="00412319">
        <w:tc>
          <w:tcPr>
            <w:tcW w:w="1938" w:type="dxa"/>
            <w:vAlign w:val="center"/>
          </w:tcPr>
          <w:p w14:paraId="38393435" w14:textId="62F75876" w:rsidR="00412319" w:rsidRDefault="00412319" w:rsidP="00412319">
            <w:pPr>
              <w:jc w:val="center"/>
              <w:rPr>
                <w:rFonts w:eastAsiaTheme="minorEastAsia"/>
              </w:rPr>
            </w:pPr>
            <w:r>
              <w:rPr>
                <w:rFonts w:eastAsiaTheme="minorEastAsia"/>
              </w:rPr>
              <w:t>Fecundity</w:t>
            </w:r>
          </w:p>
        </w:tc>
        <w:tc>
          <w:tcPr>
            <w:tcW w:w="2129" w:type="dxa"/>
            <w:vAlign w:val="center"/>
          </w:tcPr>
          <w:p w14:paraId="0594953F" w14:textId="1E089078" w:rsidR="00412319" w:rsidRDefault="00412319" w:rsidP="00412319">
            <w:pPr>
              <w:jc w:val="center"/>
              <w:rPr>
                <w:rFonts w:eastAsiaTheme="minorEastAsia"/>
              </w:rPr>
            </w:pPr>
            <w:r>
              <w:rPr>
                <w:rFonts w:eastAsiaTheme="minorEastAsia"/>
              </w:rPr>
              <w:t>Adult</w:t>
            </w:r>
          </w:p>
        </w:tc>
        <w:tc>
          <w:tcPr>
            <w:tcW w:w="1426" w:type="dxa"/>
            <w:vAlign w:val="center"/>
          </w:tcPr>
          <w:p w14:paraId="302E4A02" w14:textId="68D526AB" w:rsidR="00412319" w:rsidRDefault="00E12521" w:rsidP="00412319">
            <w:pPr>
              <w:jc w:val="center"/>
              <w:rPr>
                <w:rFonts w:eastAsiaTheme="minorEastAsia"/>
              </w:rPr>
            </w:pPr>
            <w:r>
              <w:rPr>
                <w:rFonts w:eastAsiaTheme="minorEastAsia"/>
              </w:rPr>
              <w:t>9</w:t>
            </w:r>
          </w:p>
        </w:tc>
        <w:tc>
          <w:tcPr>
            <w:tcW w:w="3970" w:type="dxa"/>
            <w:vAlign w:val="center"/>
          </w:tcPr>
          <w:p w14:paraId="7ADA0A6F" w14:textId="63732102" w:rsidR="00412319" w:rsidRDefault="002A06B5" w:rsidP="00412319">
            <w:pPr>
              <w:jc w:val="center"/>
              <w:rPr>
                <w:rFonts w:eastAsiaTheme="minorEastAsia"/>
              </w:rPr>
            </w:pPr>
            <w:r>
              <w:rPr>
                <w:rFonts w:eastAsiaTheme="minorEastAsia"/>
              </w:rPr>
              <w:t>A</w:t>
            </w:r>
            <w:r w:rsidR="00E12521">
              <w:rPr>
                <w:rFonts w:eastAsiaTheme="minorEastAsia"/>
              </w:rPr>
              <w:t>verage clutch size is 18 (range = 12-32)</w:t>
            </w:r>
            <w:proofErr w:type="spellStart"/>
            <w:r w:rsidR="00436159" w:rsidRPr="00436159">
              <w:rPr>
                <w:rFonts w:eastAsiaTheme="minorEastAsia"/>
                <w:vertAlign w:val="superscript"/>
              </w:rPr>
              <w:t>b,c</w:t>
            </w:r>
            <w:proofErr w:type="spellEnd"/>
            <w:r w:rsidR="00E12521">
              <w:rPr>
                <w:rFonts w:eastAsiaTheme="minorEastAsia"/>
              </w:rPr>
              <w:t xml:space="preserve"> This clutch size is multiplied by 0.5 because only females produce young</w:t>
            </w:r>
            <w:r w:rsidR="00903C5C">
              <w:rPr>
                <w:rFonts w:eastAsiaTheme="minorEastAsia"/>
              </w:rPr>
              <w:t xml:space="preserve"> (assum</w:t>
            </w:r>
            <w:r w:rsidR="003444C5">
              <w:rPr>
                <w:rFonts w:eastAsiaTheme="minorEastAsia"/>
              </w:rPr>
              <w:t>es a</w:t>
            </w:r>
            <w:r w:rsidR="00903C5C">
              <w:rPr>
                <w:rFonts w:eastAsiaTheme="minorEastAsia"/>
              </w:rPr>
              <w:t xml:space="preserve"> 50:50 sex ratio)</w:t>
            </w:r>
          </w:p>
        </w:tc>
      </w:tr>
      <w:tr w:rsidR="00412319" w14:paraId="77870894" w14:textId="77777777" w:rsidTr="00412319">
        <w:tc>
          <w:tcPr>
            <w:tcW w:w="1938" w:type="dxa"/>
            <w:vAlign w:val="center"/>
          </w:tcPr>
          <w:p w14:paraId="0E8923D2" w14:textId="38572213" w:rsidR="00412319" w:rsidRDefault="00412319" w:rsidP="00412319">
            <w:pPr>
              <w:jc w:val="center"/>
              <w:rPr>
                <w:rFonts w:eastAsiaTheme="minorEastAsia"/>
              </w:rPr>
            </w:pPr>
            <w:r>
              <w:rPr>
                <w:rFonts w:eastAsiaTheme="minorEastAsia"/>
              </w:rPr>
              <w:t>Fecundity</w:t>
            </w:r>
          </w:p>
        </w:tc>
        <w:tc>
          <w:tcPr>
            <w:tcW w:w="2129" w:type="dxa"/>
            <w:vAlign w:val="center"/>
          </w:tcPr>
          <w:p w14:paraId="3E2FD6A0" w14:textId="7BA32577" w:rsidR="00412319" w:rsidRDefault="00412319" w:rsidP="00412319">
            <w:pPr>
              <w:jc w:val="center"/>
              <w:rPr>
                <w:rFonts w:eastAsiaTheme="minorEastAsia"/>
              </w:rPr>
            </w:pPr>
            <w:r>
              <w:rPr>
                <w:rFonts w:eastAsiaTheme="minorEastAsia"/>
              </w:rPr>
              <w:t>Subadult</w:t>
            </w:r>
          </w:p>
        </w:tc>
        <w:tc>
          <w:tcPr>
            <w:tcW w:w="1426" w:type="dxa"/>
            <w:vAlign w:val="center"/>
          </w:tcPr>
          <w:p w14:paraId="4C499FD3" w14:textId="3CE13726" w:rsidR="00412319" w:rsidRDefault="00412319" w:rsidP="00412319">
            <w:pPr>
              <w:jc w:val="center"/>
              <w:rPr>
                <w:rFonts w:eastAsiaTheme="minorEastAsia"/>
              </w:rPr>
            </w:pPr>
            <w:r>
              <w:rPr>
                <w:rFonts w:eastAsiaTheme="minorEastAsia"/>
              </w:rPr>
              <w:t>2</w:t>
            </w:r>
          </w:p>
        </w:tc>
        <w:tc>
          <w:tcPr>
            <w:tcW w:w="3970" w:type="dxa"/>
            <w:vAlign w:val="center"/>
          </w:tcPr>
          <w:p w14:paraId="3F854A7A" w14:textId="7D9F83A1" w:rsidR="00412319" w:rsidRDefault="00412319" w:rsidP="00412319">
            <w:pPr>
              <w:jc w:val="center"/>
              <w:rPr>
                <w:rFonts w:eastAsiaTheme="minorEastAsia"/>
              </w:rPr>
            </w:pPr>
            <w:r>
              <w:rPr>
                <w:rFonts w:eastAsiaTheme="minorEastAsia"/>
              </w:rPr>
              <w:t>Expert opinion – some larger subadults may breed, but with a much lower breeding probability</w:t>
            </w:r>
          </w:p>
        </w:tc>
      </w:tr>
    </w:tbl>
    <w:p w14:paraId="12DCD0A5" w14:textId="0E453BD8" w:rsidR="00436159" w:rsidRPr="00436159" w:rsidRDefault="00436159" w:rsidP="005C00B2">
      <w:pPr>
        <w:spacing w:after="0" w:line="240" w:lineRule="auto"/>
        <w:rPr>
          <w:rFonts w:eastAsiaTheme="minorEastAsia"/>
        </w:rPr>
      </w:pPr>
      <w:proofErr w:type="gramStart"/>
      <w:r>
        <w:rPr>
          <w:rFonts w:eastAsiaTheme="minorEastAsia"/>
          <w:vertAlign w:val="superscript"/>
        </w:rPr>
        <w:t>a</w:t>
      </w:r>
      <w:r>
        <w:rPr>
          <w:rFonts w:eastAsiaTheme="minorEastAsia"/>
        </w:rPr>
        <w:t>(</w:t>
      </w:r>
      <w:proofErr w:type="gramEnd"/>
      <w:r>
        <w:rPr>
          <w:rFonts w:eastAsiaTheme="minorEastAsia"/>
        </w:rPr>
        <w:t xml:space="preserve">P. </w:t>
      </w:r>
      <w:proofErr w:type="spellStart"/>
      <w:r>
        <w:rPr>
          <w:rFonts w:eastAsiaTheme="minorEastAsia"/>
        </w:rPr>
        <w:t>Tolson</w:t>
      </w:r>
      <w:proofErr w:type="spellEnd"/>
      <w:r>
        <w:rPr>
          <w:rFonts w:eastAsiaTheme="minorEastAsia"/>
        </w:rPr>
        <w:t xml:space="preserve"> pers. comm)</w:t>
      </w:r>
    </w:p>
    <w:p w14:paraId="2BDB32E2" w14:textId="376AAF88" w:rsidR="00DB3FAC" w:rsidRDefault="004641A5" w:rsidP="005C00B2">
      <w:pPr>
        <w:spacing w:after="0" w:line="240" w:lineRule="auto"/>
        <w:rPr>
          <w:rFonts w:eastAsiaTheme="minorEastAsia"/>
        </w:rPr>
      </w:pPr>
      <w:r>
        <w:rPr>
          <w:rFonts w:eastAsiaTheme="minorEastAsia"/>
          <w:vertAlign w:val="superscript"/>
        </w:rPr>
        <w:t>a</w:t>
      </w:r>
      <w:r>
        <w:rPr>
          <w:rFonts w:eastAsiaTheme="minorEastAsia"/>
        </w:rPr>
        <w:fldChar w:fldCharType="begin" w:fldLock="1"/>
      </w:r>
      <w:r>
        <w:rPr>
          <w:rFonts w:eastAsiaTheme="minorEastAsia"/>
        </w:rPr>
        <w:instrText>ADDIN CSL_CITATION {"citationItems":[{"id":"ITEM-1","itemData":{"author":[{"dropping-particle":"","family":"Tolson","given":"Peter J.","non-dropping-particle":"","parse-names":false,"suffix":""}],"chapter-number":"12","container-title":"Reproductive Biology of South American Vertebrates","editor":[{"dropping-particle":"","family":"Hamlett","given":"William C.","non-dropping-particle":"","parse-names":false,"suffix":""}],"id":"ITEM-1","issued":{"date-parts":[["1992"]]},"publisher":"Springer","publisher-place":"New York, NY","title":"The Reproductive Biology of the Neotropical Boid Genus Epicrates (Serpentes:Boidae)","type":"chapter"},"uris":["http://www.mendeley.com/documents/?uuid=721876ce-1d31-459f-81bc-5c54356031eb"]}],"mendeley":{"formattedCitation":"(Tolson 1992)","plainTextFormattedCitation":"(Tolson 1992)","previouslyFormattedCitation":"(Tolson 1992)"},"properties":{"noteIndex":0},"schema":"https://github.com/citation-style-language/schema/raw/master/csl-citation.json"}</w:instrText>
      </w:r>
      <w:r>
        <w:rPr>
          <w:rFonts w:eastAsiaTheme="minorEastAsia"/>
        </w:rPr>
        <w:fldChar w:fldCharType="separate"/>
      </w:r>
      <w:r w:rsidRPr="004641A5">
        <w:rPr>
          <w:rFonts w:eastAsiaTheme="minorEastAsia"/>
          <w:noProof/>
        </w:rPr>
        <w:t>(Tolson 1992)</w:t>
      </w:r>
      <w:r>
        <w:rPr>
          <w:rFonts w:eastAsiaTheme="minorEastAsia"/>
        </w:rPr>
        <w:fldChar w:fldCharType="end"/>
      </w:r>
    </w:p>
    <w:p w14:paraId="7C8F818D" w14:textId="68B04065" w:rsidR="004641A5" w:rsidRPr="004641A5" w:rsidRDefault="004641A5" w:rsidP="005C00B2">
      <w:pPr>
        <w:spacing w:after="0" w:line="240" w:lineRule="auto"/>
        <w:rPr>
          <w:rFonts w:eastAsiaTheme="minorEastAsia"/>
        </w:rPr>
      </w:pPr>
      <w:r>
        <w:rPr>
          <w:rFonts w:eastAsiaTheme="minorEastAsia"/>
          <w:vertAlign w:val="superscript"/>
        </w:rPr>
        <w:t>b</w:t>
      </w:r>
      <w:r>
        <w:rPr>
          <w:rFonts w:eastAsiaTheme="minorEastAsia"/>
          <w:vertAlign w:val="superscript"/>
        </w:rPr>
        <w:fldChar w:fldCharType="begin" w:fldLock="1"/>
      </w:r>
      <w:r w:rsidR="0028015D">
        <w:rPr>
          <w:rFonts w:eastAsiaTheme="minorEastAsia"/>
          <w:vertAlign w:val="superscript"/>
        </w:rPr>
        <w:instrText>ADDIN CSL_CITATION {"citationItems":[{"id":"ITEM-1","itemData":{"ISBN":"9785984520973","author":[{"dropping-particle":"","family":"Puente Rolon","given":"Alberto R.","non-dropping-particle":"","parse-names":false,"suffix":""}],"id":"ITEM-1","issue":"May","issued":{"date-parts":[["2012"]]},"number-of-pages":"32","publisher":"University of Puerto Rico","title":"Reproductive ecology, fitness, and management of the Puerto Rican Boa (Epicrates inornatus, Boidae)","type":"thesis"},"uris":["http://www.mendeley.com/documents/?uuid=07cf59fa-3a01-49a3-be5e-2a109ddf203f"]}],"mendeley":{"formattedCitation":"(Puente Rolon 2012)","plainTextFormattedCitation":"(Puente Rolon 2012)","previouslyFormattedCitation":"(Puente Rolon 2012)"},"properties":{"noteIndex":0},"schema":"https://github.com/citation-style-language/schema/raw/master/csl-citation.json"}</w:instrText>
      </w:r>
      <w:r>
        <w:rPr>
          <w:rFonts w:eastAsiaTheme="minorEastAsia"/>
          <w:vertAlign w:val="superscript"/>
        </w:rPr>
        <w:fldChar w:fldCharType="separate"/>
      </w:r>
      <w:r w:rsidRPr="004641A5">
        <w:rPr>
          <w:rFonts w:eastAsiaTheme="minorEastAsia"/>
          <w:noProof/>
        </w:rPr>
        <w:t>(Puente Rolon 2012)</w:t>
      </w:r>
      <w:r>
        <w:rPr>
          <w:rFonts w:eastAsiaTheme="minorEastAsia"/>
          <w:vertAlign w:val="superscript"/>
        </w:rPr>
        <w:fldChar w:fldCharType="end"/>
      </w:r>
    </w:p>
    <w:p w14:paraId="064B5E1C" w14:textId="77777777" w:rsidR="009A7442" w:rsidRDefault="009A7442" w:rsidP="005C00B2">
      <w:pPr>
        <w:spacing w:after="0" w:line="240" w:lineRule="auto"/>
        <w:rPr>
          <w:rFonts w:eastAsiaTheme="minorEastAsia"/>
        </w:rPr>
      </w:pPr>
    </w:p>
    <w:p w14:paraId="6EF18055" w14:textId="654926DD" w:rsidR="00DB3FAC" w:rsidRDefault="00903C5C" w:rsidP="005C00B2">
      <w:pPr>
        <w:spacing w:after="0" w:line="240" w:lineRule="auto"/>
        <w:rPr>
          <w:rFonts w:eastAsiaTheme="minorEastAsia"/>
        </w:rPr>
      </w:pPr>
      <w:r>
        <w:t>We used the stage-specific estimates of survival and growth to calculate the transition rates (</w:t>
      </w:r>
      <m:oMath>
        <m:sSup>
          <m:sSupPr>
            <m:ctrlPr>
              <w:rPr>
                <w:rFonts w:ascii="Cambria Math" w:hAnsi="Cambria Math"/>
                <w:i/>
              </w:rPr>
            </m:ctrlPr>
          </m:sSupPr>
          <m:e>
            <m:r>
              <w:rPr>
                <w:rFonts w:ascii="Cambria Math" w:hAnsi="Cambria Math"/>
              </w:rPr>
              <m:t>T</m:t>
            </m:r>
          </m:e>
          <m:sup>
            <m:r>
              <w:rPr>
                <w:rFonts w:ascii="Cambria Math" w:hAnsi="Cambria Math"/>
              </w:rPr>
              <m:t>XY</m:t>
            </m:r>
          </m:sup>
        </m:sSup>
      </m:oMath>
      <w:r>
        <w:rPr>
          <w:rFonts w:eastAsiaTheme="minorEastAsia"/>
        </w:rPr>
        <w:t xml:space="preserve">) in the diagram and matrix in Figure 1. For example, </w:t>
      </w:r>
      <m:oMath>
        <m:sSup>
          <m:sSupPr>
            <m:ctrlPr>
              <w:rPr>
                <w:rFonts w:ascii="Cambria Math" w:hAnsi="Cambria Math"/>
                <w:i/>
              </w:rPr>
            </m:ctrlPr>
          </m:sSupPr>
          <m:e>
            <m:r>
              <w:rPr>
                <w:rFonts w:ascii="Cambria Math" w:hAnsi="Cambria Math"/>
              </w:rPr>
              <m:t>T</m:t>
            </m:r>
          </m:e>
          <m:sup>
            <m:r>
              <w:rPr>
                <w:rFonts w:ascii="Cambria Math" w:hAnsi="Cambria Math"/>
              </w:rPr>
              <m:t>YJ</m:t>
            </m:r>
          </m:sup>
        </m:sSup>
      </m:oMath>
      <w:r>
        <w:rPr>
          <w:rFonts w:eastAsiaTheme="minorEastAsia"/>
        </w:rPr>
        <w:t xml:space="preserve"> is the probability of a young of the year in year </w:t>
      </w:r>
      <w:r>
        <w:rPr>
          <w:rFonts w:eastAsiaTheme="minorEastAsia"/>
          <w:i/>
        </w:rPr>
        <w:t>t</w:t>
      </w:r>
      <w:r>
        <w:rPr>
          <w:rFonts w:eastAsiaTheme="minorEastAsia"/>
        </w:rPr>
        <w:t xml:space="preserve"> will become a juvenile in year </w:t>
      </w:r>
      <w:r>
        <w:rPr>
          <w:rFonts w:eastAsiaTheme="minorEastAsia"/>
          <w:i/>
        </w:rPr>
        <w:t>t+1</w:t>
      </w:r>
      <w:r>
        <w:rPr>
          <w:rFonts w:eastAsiaTheme="minorEastAsia"/>
        </w:rPr>
        <w:t>. This probability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r>
          <w:rPr>
            <w:rFonts w:ascii="Cambria Math" w:eastAsiaTheme="minorEastAsia" w:hAnsi="Cambria Math"/>
          </w:rPr>
          <m:t>=0.3</m:t>
        </m:r>
      </m:oMath>
      <w:r>
        <w:rPr>
          <w:rFonts w:eastAsiaTheme="minorEastAsia"/>
        </w:rPr>
        <w:t xml:space="preserve">) </w:t>
      </w:r>
      <w:r w:rsidR="00C161C1">
        <w:rPr>
          <w:rFonts w:eastAsiaTheme="minorEastAsia"/>
        </w:rPr>
        <w:t>multiplied by the probability of</w:t>
      </w:r>
      <w:r>
        <w:rPr>
          <w:rFonts w:eastAsiaTheme="minorEastAsia"/>
        </w:rPr>
        <w:t xml:space="preserve"> growth from young to juvenile (</w:t>
      </w:r>
      <m:oMath>
        <m:sSup>
          <m:sSupPr>
            <m:ctrlPr>
              <w:rPr>
                <w:rFonts w:ascii="Cambria Math" w:hAnsi="Cambria Math"/>
                <w:i/>
              </w:rPr>
            </m:ctrlPr>
          </m:sSupPr>
          <m:e>
            <m:r>
              <w:rPr>
                <w:rFonts w:ascii="Cambria Math" w:hAnsi="Cambria Math"/>
              </w:rPr>
              <m:t>G</m:t>
            </m:r>
          </m:e>
          <m:sup>
            <m:r>
              <w:rPr>
                <w:rFonts w:ascii="Cambria Math" w:hAnsi="Cambria Math"/>
              </w:rPr>
              <m:t>YJ</m:t>
            </m:r>
          </m:sup>
        </m:sSup>
        <m:r>
          <w:rPr>
            <w:rFonts w:ascii="Cambria Math" w:hAnsi="Cambria Math"/>
          </w:rPr>
          <m:t>=0.67</m:t>
        </m:r>
      </m:oMath>
      <w:r>
        <w:rPr>
          <w:rFonts w:eastAsiaTheme="minorEastAsia"/>
        </w:rPr>
        <w:t xml:space="preserve">). </w:t>
      </w:r>
    </w:p>
    <w:p w14:paraId="5E345DB1" w14:textId="19FB46AA" w:rsidR="00903C5C" w:rsidRDefault="00903C5C" w:rsidP="005C00B2">
      <w:pPr>
        <w:spacing w:after="0" w:line="240" w:lineRule="auto"/>
        <w:rPr>
          <w:rFonts w:eastAsiaTheme="minorEastAsia"/>
        </w:rPr>
      </w:pPr>
    </w:p>
    <w:p w14:paraId="57D2A8CB" w14:textId="6EC8B710" w:rsidR="00903C5C" w:rsidRDefault="003E622C" w:rsidP="005C00B2">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YJ</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YJ</m:t>
              </m:r>
            </m:sup>
          </m:sSup>
          <m:r>
            <w:rPr>
              <w:rFonts w:ascii="Cambria Math" w:eastAsiaTheme="minorEastAsia" w:hAnsi="Cambria Math"/>
            </w:rPr>
            <m:t>=0.3*0.67=0.2</m:t>
          </m:r>
        </m:oMath>
      </m:oMathPara>
    </w:p>
    <w:p w14:paraId="287ECF74" w14:textId="63262696" w:rsidR="00DB3FAC" w:rsidRDefault="00DB3FAC" w:rsidP="005C00B2">
      <w:pPr>
        <w:spacing w:after="0" w:line="240" w:lineRule="auto"/>
        <w:rPr>
          <w:rFonts w:eastAsiaTheme="minorEastAsia"/>
        </w:rPr>
      </w:pPr>
    </w:p>
    <w:p w14:paraId="49A335D0" w14:textId="32473B24" w:rsidR="00903C5C" w:rsidRDefault="00903C5C" w:rsidP="005C00B2">
      <w:pPr>
        <w:spacing w:after="0" w:line="240" w:lineRule="auto"/>
        <w:rPr>
          <w:rFonts w:eastAsiaTheme="minorEastAsia"/>
        </w:rPr>
      </w:pPr>
      <w:r>
        <w:rPr>
          <w:rFonts w:eastAsiaTheme="minorEastAsia"/>
        </w:rPr>
        <w:t>The probability of a young of the year remaining in the young stage (</w:t>
      </w:r>
      <m:oMath>
        <m:sSup>
          <m:sSupPr>
            <m:ctrlPr>
              <w:rPr>
                <w:rFonts w:ascii="Cambria Math" w:hAnsi="Cambria Math"/>
                <w:i/>
              </w:rPr>
            </m:ctrlPr>
          </m:sSupPr>
          <m:e>
            <m:r>
              <w:rPr>
                <w:rFonts w:ascii="Cambria Math" w:hAnsi="Cambria Math"/>
              </w:rPr>
              <m:t>T</m:t>
            </m:r>
          </m:e>
          <m:sup>
            <m:r>
              <w:rPr>
                <w:rFonts w:ascii="Cambria Math" w:hAnsi="Cambria Math"/>
              </w:rPr>
              <m:t>YY</m:t>
            </m:r>
          </m:sup>
        </m:sSup>
      </m:oMath>
      <w:r>
        <w:rPr>
          <w:rFonts w:eastAsiaTheme="minorEastAsia"/>
        </w:rPr>
        <w:t>) is equal to the probability of surviving the year (</w:t>
      </w:r>
      <m:oMath>
        <m:sSup>
          <m:sSupPr>
            <m:ctrlPr>
              <w:rPr>
                <w:rFonts w:ascii="Cambria Math" w:hAnsi="Cambria Math"/>
                <w:i/>
              </w:rPr>
            </m:ctrlPr>
          </m:sSupPr>
          <m:e>
            <m:r>
              <w:rPr>
                <w:rFonts w:ascii="Cambria Math" w:hAnsi="Cambria Math"/>
              </w:rPr>
              <m:t>S</m:t>
            </m:r>
          </m:e>
          <m:sup>
            <m:r>
              <w:rPr>
                <w:rFonts w:ascii="Cambria Math" w:hAnsi="Cambria Math"/>
              </w:rPr>
              <m:t>Y</m:t>
            </m:r>
          </m:sup>
        </m:sSup>
      </m:oMath>
      <w:r>
        <w:rPr>
          <w:rFonts w:eastAsiaTheme="minorEastAsia"/>
        </w:rPr>
        <w:t xml:space="preserve">) and </w:t>
      </w:r>
      <w:r>
        <w:rPr>
          <w:rFonts w:eastAsiaTheme="minorEastAsia"/>
          <w:i/>
        </w:rPr>
        <w:t>not</w:t>
      </w:r>
      <w:r>
        <w:rPr>
          <w:rFonts w:eastAsiaTheme="minorEastAsia"/>
        </w:rPr>
        <w:t xml:space="preserve"> growing enough to reach the juvenile stage (</w:t>
      </w:r>
      <m:oMath>
        <m:sSup>
          <m:sSupPr>
            <m:ctrlPr>
              <w:rPr>
                <w:rFonts w:ascii="Cambria Math" w:hAnsi="Cambria Math"/>
                <w:i/>
              </w:rPr>
            </m:ctrlPr>
          </m:sSupPr>
          <m:e>
            <m:r>
              <w:rPr>
                <w:rFonts w:ascii="Cambria Math" w:hAnsi="Cambria Math"/>
              </w:rPr>
              <m:t>1-G</m:t>
            </m:r>
          </m:e>
          <m:sup>
            <m:r>
              <w:rPr>
                <w:rFonts w:ascii="Cambria Math" w:hAnsi="Cambria Math"/>
              </w:rPr>
              <m:t>YJ</m:t>
            </m:r>
          </m:sup>
        </m:sSup>
      </m:oMath>
      <w:r>
        <w:rPr>
          <w:rFonts w:eastAsiaTheme="minorEastAsia"/>
        </w:rPr>
        <w:t>).</w:t>
      </w:r>
    </w:p>
    <w:p w14:paraId="71B4944A" w14:textId="2B5213D8" w:rsidR="00903C5C" w:rsidRDefault="00903C5C" w:rsidP="005C00B2">
      <w:pPr>
        <w:spacing w:after="0" w:line="240" w:lineRule="auto"/>
        <w:rPr>
          <w:rFonts w:eastAsiaTheme="minorEastAsia"/>
        </w:rPr>
      </w:pPr>
    </w:p>
    <w:p w14:paraId="7976298F" w14:textId="219F225A" w:rsidR="00903C5C" w:rsidRDefault="003E622C" w:rsidP="00903C5C">
      <w:pPr>
        <w:spacing w:after="0" w:line="240" w:lineRule="auto"/>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YY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(1-G</m:t>
              </m:r>
            </m:e>
            <m:sup>
              <m:r>
                <w:rPr>
                  <w:rFonts w:ascii="Cambria Math" w:eastAsiaTheme="minorEastAsia" w:hAnsi="Cambria Math"/>
                </w:rPr>
                <m:t>YY</m:t>
              </m:r>
            </m:sup>
          </m:sSup>
          <m:r>
            <w:rPr>
              <w:rFonts w:ascii="Cambria Math" w:eastAsiaTheme="minorEastAsia" w:hAnsi="Cambria Math"/>
            </w:rPr>
            <m:t>)=0.3*(1-0.67)=0.1</m:t>
          </m:r>
        </m:oMath>
      </m:oMathPara>
    </w:p>
    <w:p w14:paraId="67CA9E42" w14:textId="2CAEF106" w:rsidR="00903C5C" w:rsidRDefault="00903C5C" w:rsidP="005C00B2">
      <w:pPr>
        <w:spacing w:after="0" w:line="240" w:lineRule="auto"/>
        <w:rPr>
          <w:rFonts w:eastAsiaTheme="minorEastAsia"/>
        </w:rPr>
      </w:pPr>
    </w:p>
    <w:p w14:paraId="58B26D73" w14:textId="647F0371" w:rsidR="00CD2789" w:rsidRPr="00903C5C" w:rsidRDefault="00903C5C" w:rsidP="005C00B2">
      <w:pPr>
        <w:spacing w:after="0" w:line="240" w:lineRule="auto"/>
        <w:rPr>
          <w:rFonts w:eastAsiaTheme="minorEastAsia"/>
        </w:rPr>
      </w:pPr>
      <w:r>
        <w:rPr>
          <w:rFonts w:eastAsiaTheme="minorEastAsia"/>
        </w:rPr>
        <w:t xml:space="preserve">The transition rates for each stage were calculated following this framework. </w:t>
      </w:r>
      <w:r w:rsidR="00CB2972">
        <w:rPr>
          <w:rFonts w:eastAsiaTheme="minorEastAsia"/>
        </w:rPr>
        <w:t xml:space="preserve">These demographic rates are summarized in a matrix model: </w:t>
      </w:r>
    </w:p>
    <w:p w14:paraId="012B205E" w14:textId="1527393C" w:rsidR="006508E6" w:rsidRDefault="006508E6" w:rsidP="005C00B2">
      <w:pPr>
        <w:spacing w:after="0" w:line="240" w:lineRule="auto"/>
      </w:pPr>
    </w:p>
    <w:p w14:paraId="1CCB7BA1" w14:textId="73A98F6C" w:rsidR="006D166F" w:rsidRPr="00CD2789" w:rsidRDefault="003E622C" w:rsidP="005C00B2">
      <w:pPr>
        <w:spacing w:after="0" w:line="240" w:lineRule="auto"/>
        <w:rPr>
          <w:rFonts w:eastAsiaTheme="minorEastAsia"/>
        </w:rPr>
      </w:pPr>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0.1</m:t>
                    </m:r>
                  </m:e>
                  <m:e>
                    <m:r>
                      <w:rPr>
                        <w:rFonts w:ascii="Cambria Math" w:hAnsi="Cambria Math"/>
                      </w:rPr>
                      <m:t>0</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9</m:t>
                    </m:r>
                  </m:e>
                </m:mr>
                <m:mr>
                  <m:e>
                    <m:r>
                      <w:rPr>
                        <w:rFonts w:ascii="Cambria Math" w:hAnsi="Cambria Math"/>
                      </w:rPr>
                      <m:t>0.2</m:t>
                    </m:r>
                  </m:e>
                  <m:e>
                    <m:r>
                      <w:rPr>
                        <w:rFonts w:ascii="Cambria Math" w:hAnsi="Cambria Math"/>
                      </w:rPr>
                      <m:t>0.4</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0.5</m:t>
                    </m:r>
                    <m:ctrlPr>
                      <w:rPr>
                        <w:rFonts w:ascii="Cambria Math" w:eastAsia="Cambria Math" w:hAnsi="Cambria Math" w:cs="Cambria Math"/>
                        <w:i/>
                      </w:rPr>
                    </m:ctrlPr>
                  </m:e>
                  <m:e>
                    <m:r>
                      <w:rPr>
                        <w:rFonts w:ascii="Cambria Math" w:eastAsia="Cambria Math" w:hAnsi="Cambria Math" w:cs="Cambria Math"/>
                      </w:rPr>
                      <m:t>0.36</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e>
                  <m:e>
                    <m:r>
                      <w:rPr>
                        <w:rFonts w:ascii="Cambria Math" w:hAnsi="Cambria Math"/>
                      </w:rPr>
                      <m:t>0.36</m:t>
                    </m:r>
                    <m:ctrlPr>
                      <w:rPr>
                        <w:rFonts w:ascii="Cambria Math" w:eastAsia="Cambria Math" w:hAnsi="Cambria Math" w:cs="Cambria Math"/>
                        <w:i/>
                      </w:rPr>
                    </m:ctrlPr>
                  </m:e>
                  <m:e>
                    <m:r>
                      <w:rPr>
                        <w:rFonts w:ascii="Cambria Math" w:eastAsia="Cambria Math" w:hAnsi="Cambria Math" w:cs="Cambria Math"/>
                      </w:rPr>
                      <m:t>0.9</m:t>
                    </m:r>
                  </m:e>
                </m:mr>
              </m:m>
            </m:e>
          </m:d>
        </m:oMath>
      </m:oMathPara>
    </w:p>
    <w:p w14:paraId="424894B3" w14:textId="757D78CE" w:rsidR="00CD2789" w:rsidRDefault="00CD2789" w:rsidP="005C00B2">
      <w:pPr>
        <w:spacing w:after="0" w:line="240" w:lineRule="auto"/>
        <w:rPr>
          <w:rFonts w:eastAsiaTheme="minorEastAsia"/>
        </w:rPr>
      </w:pPr>
    </w:p>
    <w:p w14:paraId="0267DE4E" w14:textId="10D3A97C" w:rsidR="00CB2972" w:rsidRDefault="00DD6D97" w:rsidP="005C00B2">
      <w:pPr>
        <w:spacing w:after="0" w:line="240" w:lineRule="auto"/>
        <w:rPr>
          <w:rFonts w:eastAsiaTheme="minorEastAsia"/>
        </w:rPr>
      </w:pPr>
      <w:r>
        <w:rPr>
          <w:rFonts w:eastAsiaTheme="minorEastAsia"/>
        </w:rPr>
        <w:t xml:space="preserve">For each projection we assumed that the population started at the </w:t>
      </w:r>
      <w:commentRangeStart w:id="5"/>
      <w:r>
        <w:rPr>
          <w:rFonts w:eastAsiaTheme="minorEastAsia"/>
        </w:rPr>
        <w:t>stable stage distribution</w:t>
      </w:r>
      <w:commentRangeEnd w:id="5"/>
      <w:r w:rsidR="00C63C32">
        <w:rPr>
          <w:rStyle w:val="CommentReference"/>
        </w:rPr>
        <w:commentReference w:id="5"/>
      </w:r>
      <w:r>
        <w:rPr>
          <w:rFonts w:eastAsiaTheme="minorEastAsia"/>
        </w:rPr>
        <w:t xml:space="preserve">, </w:t>
      </w:r>
      <w:r w:rsidR="00F93FDE">
        <w:rPr>
          <w:rFonts w:eastAsiaTheme="minorEastAsia"/>
        </w:rPr>
        <w:t xml:space="preserve">calculated </w:t>
      </w:r>
      <w:r w:rsidR="00C161C1">
        <w:rPr>
          <w:rFonts w:eastAsiaTheme="minorEastAsia"/>
        </w:rPr>
        <w:t xml:space="preserve">using the </w:t>
      </w:r>
      <w:proofErr w:type="spellStart"/>
      <w:r w:rsidR="00C161C1">
        <w:rPr>
          <w:rFonts w:eastAsiaTheme="minorEastAsia"/>
        </w:rPr>
        <w:t>popbio</w:t>
      </w:r>
      <w:proofErr w:type="spellEnd"/>
      <w:r w:rsidR="00C161C1">
        <w:rPr>
          <w:rFonts w:eastAsiaTheme="minorEastAsia"/>
        </w:rPr>
        <w:t xml:space="preserve"> package for R</w:t>
      </w:r>
      <w:r w:rsidR="00BC793C">
        <w:rPr>
          <w:rFonts w:eastAsiaTheme="minorEastAsia"/>
        </w:rPr>
        <w:t xml:space="preserve"> </w:t>
      </w:r>
      <w:r w:rsidR="00BC793C">
        <w:rPr>
          <w:rFonts w:eastAsiaTheme="minorEastAsia"/>
        </w:rPr>
        <w:fldChar w:fldCharType="begin" w:fldLock="1"/>
      </w:r>
      <w:r w:rsidR="004641A5">
        <w:rPr>
          <w:rFonts w:eastAsiaTheme="minorEastAsia"/>
        </w:rPr>
        <w:instrText>ADDIN CSL_CITATION {"citationItems":[{"id":"ITEM-1","itemData":{"author":[{"dropping-particle":"","family":"Stubben","given":"Chris","non-dropping-particle":"","parse-names":false,"suffix":""},{"dropping-particle":"","family":"Milligan","given":"Brook","non-dropping-particle":"","parse-names":false,"suffix":""}],"container-title":"Journal of Statistical Software","id":"ITEM-1","issue":"11","issued":{"date-parts":[["2007"]]},"title":"Estimating and Analyzing Demographic Models Using the popbio package in R","type":"article-journal","volume":"22"},"uris":["http://www.mendeley.com/documents/?uuid=f740e7e2-f83e-4050-9600-efc494a3afba"]},{"id":"ITEM-2","itemData":{"author":[{"dropping-particle":"","family":"R Core Team","given":"","non-dropping-particle":"","parse-names":false,"suffix":""}],"id":"ITEM-2","issued":{"date-parts":[["2016"]]},"number":"3.0.2","publisher":"R Foundation for Statistical Computing","publisher-place":"Vienna, Austria","title":"R: A language and environment for statistical computing","type":"article"},"uris":["http://www.mendeley.com/documents/?uuid=e7970719-5c79-4502-b860-303fa7e3ebcd"]}],"mendeley":{"formattedCitation":"(Stubben and Milligan 2007, R Core Team 2016)","plainTextFormattedCitation":"(Stubben and Milligan 2007, R Core Team 2016)","previouslyFormattedCitation":"(Stubben and Milligan 2007, R Core Team 2016)"},"properties":{"noteIndex":0},"schema":"https://github.com/citation-style-language/schema/raw/master/csl-citation.json"}</w:instrText>
      </w:r>
      <w:r w:rsidR="00BC793C">
        <w:rPr>
          <w:rFonts w:eastAsiaTheme="minorEastAsia"/>
        </w:rPr>
        <w:fldChar w:fldCharType="separate"/>
      </w:r>
      <w:r w:rsidR="00E47218" w:rsidRPr="00E47218">
        <w:rPr>
          <w:rFonts w:eastAsiaTheme="minorEastAsia"/>
          <w:noProof/>
        </w:rPr>
        <w:t>(Stubben and Milligan 2007, R Core Team 2016)</w:t>
      </w:r>
      <w:r w:rsidR="00BC793C">
        <w:rPr>
          <w:rFonts w:eastAsiaTheme="minorEastAsia"/>
        </w:rPr>
        <w:fldChar w:fldCharType="end"/>
      </w:r>
      <w:r w:rsidR="00BC793C">
        <w:rPr>
          <w:rFonts w:eastAsiaTheme="minorEastAsia"/>
        </w:rPr>
        <w:t>.</w:t>
      </w:r>
      <w:r>
        <w:rPr>
          <w:rFonts w:eastAsiaTheme="minorEastAsia"/>
        </w:rPr>
        <w:t xml:space="preserve"> </w:t>
      </w:r>
    </w:p>
    <w:p w14:paraId="2319C43A" w14:textId="2E89B82B" w:rsidR="0028015D" w:rsidRDefault="0028015D" w:rsidP="005C00B2">
      <w:pPr>
        <w:spacing w:after="0" w:line="240" w:lineRule="auto"/>
        <w:rPr>
          <w:rFonts w:eastAsiaTheme="minorEastAsia"/>
        </w:rPr>
      </w:pPr>
    </w:p>
    <w:p w14:paraId="746B0DF4" w14:textId="11939B05" w:rsidR="0028015D" w:rsidRDefault="0028015D" w:rsidP="005C00B2">
      <w:pPr>
        <w:spacing w:after="0" w:line="240" w:lineRule="auto"/>
        <w:rPr>
          <w:rFonts w:eastAsiaTheme="minorEastAsia"/>
        </w:rPr>
      </w:pPr>
      <w:r>
        <w:rPr>
          <w:rFonts w:eastAsiaTheme="minorEastAsia"/>
          <w:i/>
          <w:iCs/>
        </w:rPr>
        <w:t>Habitat Availability</w:t>
      </w:r>
    </w:p>
    <w:p w14:paraId="66AEDAA4" w14:textId="62140C59" w:rsidR="0028015D" w:rsidRDefault="0028015D" w:rsidP="005C00B2">
      <w:pPr>
        <w:spacing w:after="0" w:line="240" w:lineRule="auto"/>
        <w:rPr>
          <w:rFonts w:eastAsiaTheme="minorEastAsia"/>
        </w:rPr>
      </w:pPr>
      <w:r>
        <w:rPr>
          <w:rFonts w:eastAsiaTheme="minorEastAsia"/>
        </w:rPr>
        <w:t xml:space="preserve">The Puerto Rican GAP Analysis developed habitat suitability models for a suite of species, including the PR boa. We used the resulting raster dataset to assess the total area of available habitat, which was then used to estimate minimum and maximum bounds for the current and maximum population sizes. The PR GAP Analysis used occurrence records to map habitat across Puerto Rico and estimated 414,379 ha of habitat. However, </w:t>
      </w:r>
      <w:ins w:id="6" w:author="Zegarra, Jan" w:date="2019-06-12T11:07:00Z">
        <w:r w:rsidR="000D463C">
          <w:rPr>
            <w:rFonts w:eastAsiaTheme="minorEastAsia"/>
          </w:rPr>
          <w:t xml:space="preserve">per USFWS recommendation, there are no clear records of PR boa above 700 m </w:t>
        </w:r>
      </w:ins>
      <w:del w:id="7" w:author="Zegarra, Jan" w:date="2019-06-12T11:08:00Z">
        <w:r w:rsidDel="000D463C">
          <w:rPr>
            <w:rFonts w:eastAsiaTheme="minorEastAsia"/>
          </w:rPr>
          <w:delText xml:space="preserve">no records of PR boa exist at elevations above 750m </w:delText>
        </w:r>
        <w:commentRangeStart w:id="8"/>
        <w:r w:rsidDel="000D463C">
          <w:rPr>
            <w:rFonts w:eastAsiaTheme="minorEastAsia"/>
          </w:rPr>
          <w:delText>(J.P. Zegarra pers. comm.)</w:delText>
        </w:r>
      </w:del>
      <w:commentRangeEnd w:id="8"/>
      <w:r w:rsidR="00C63C32">
        <w:rPr>
          <w:rStyle w:val="CommentReference"/>
        </w:rPr>
        <w:commentReference w:id="8"/>
      </w:r>
      <w:r>
        <w:rPr>
          <w:rFonts w:eastAsiaTheme="minorEastAsia"/>
        </w:rPr>
        <w:t>, so we only considered areas below 750m to be suitable habitat</w:t>
      </w:r>
      <w:r w:rsidR="00437784">
        <w:rPr>
          <w:rFonts w:eastAsiaTheme="minorEastAsia"/>
        </w:rPr>
        <w:t>.</w:t>
      </w:r>
      <w:r>
        <w:rPr>
          <w:rFonts w:eastAsiaTheme="minorEastAsia"/>
        </w:rPr>
        <w:t xml:space="preserve"> We were also interested in determining the proportion of habitat that fell in developed, urban areas, as </w:t>
      </w:r>
      <w:r w:rsidR="00437784">
        <w:rPr>
          <w:rFonts w:eastAsiaTheme="minorEastAsia"/>
        </w:rPr>
        <w:t xml:space="preserve">experts believed </w:t>
      </w:r>
      <w:r>
        <w:rPr>
          <w:rFonts w:eastAsiaTheme="minorEastAsia"/>
        </w:rPr>
        <w:t>boas experiences diff</w:t>
      </w:r>
      <w:r w:rsidR="00437784">
        <w:rPr>
          <w:rFonts w:eastAsiaTheme="minorEastAsia"/>
        </w:rPr>
        <w:t xml:space="preserve">erent pressures in those areas (see </w:t>
      </w:r>
      <w:r w:rsidR="00437784">
        <w:rPr>
          <w:rFonts w:eastAsiaTheme="minorEastAsia"/>
          <w:i/>
        </w:rPr>
        <w:t>Differences Among Natural and Urban Habitat</w:t>
      </w:r>
      <w:r w:rsidR="00437784">
        <w:rPr>
          <w:rFonts w:eastAsiaTheme="minorEastAsia"/>
          <w:iCs/>
        </w:rPr>
        <w:t>, below)</w:t>
      </w:r>
      <w:r>
        <w:rPr>
          <w:rFonts w:eastAsiaTheme="minorEastAsia"/>
        </w:rPr>
        <w:t xml:space="preserve">. We extracted urban areas from the full PR GAP landcover raster (high development, land cover class 63) and, for each cell of suitable habitat, we used the </w:t>
      </w:r>
      <w:proofErr w:type="spellStart"/>
      <w:proofErr w:type="gramStart"/>
      <w:r>
        <w:rPr>
          <w:rFonts w:eastAsiaTheme="minorEastAsia"/>
        </w:rPr>
        <w:t>r.</w:t>
      </w:r>
      <w:r w:rsidR="002327E6">
        <w:rPr>
          <w:rFonts w:eastAsiaTheme="minorEastAsia"/>
        </w:rPr>
        <w:t>buffer</w:t>
      </w:r>
      <w:proofErr w:type="spellEnd"/>
      <w:proofErr w:type="gramEnd"/>
      <w:r>
        <w:rPr>
          <w:rFonts w:eastAsiaTheme="minorEastAsia"/>
        </w:rPr>
        <w:t xml:space="preserve"> tool in the GRASS plugin for QGIS to determine the proximity to </w:t>
      </w:r>
      <w:r w:rsidR="00437784">
        <w:rPr>
          <w:rFonts w:eastAsiaTheme="minorEastAsia"/>
        </w:rPr>
        <w:t>development</w:t>
      </w:r>
      <w:r>
        <w:rPr>
          <w:rFonts w:eastAsiaTheme="minorEastAsia"/>
        </w:rPr>
        <w:t xml:space="preserve">. </w:t>
      </w:r>
      <w:r w:rsidR="002327E6">
        <w:rPr>
          <w:rFonts w:eastAsiaTheme="minorEastAsia"/>
        </w:rPr>
        <w:t xml:space="preserve">For each cell of suitable habitat, we created a buffer of 160 m and determined the proportion of those buffers that contained development. </w:t>
      </w:r>
      <w:r>
        <w:rPr>
          <w:rFonts w:eastAsiaTheme="minorEastAsia"/>
        </w:rPr>
        <w:t xml:space="preserve">This </w:t>
      </w:r>
      <w:r w:rsidR="002327E6">
        <w:rPr>
          <w:rFonts w:eastAsiaTheme="minorEastAsia"/>
        </w:rPr>
        <w:t>buffer</w:t>
      </w:r>
      <w:r>
        <w:rPr>
          <w:rFonts w:eastAsiaTheme="minorEastAsia"/>
        </w:rPr>
        <w:t xml:space="preserve"> </w:t>
      </w:r>
      <w:r w:rsidR="002327E6">
        <w:rPr>
          <w:rFonts w:eastAsiaTheme="minorEastAsia"/>
        </w:rPr>
        <w:t xml:space="preserve">radius corresponds to a total area of approximately 8 ha </w:t>
      </w:r>
      <w:r w:rsidR="00436159">
        <w:rPr>
          <w:rFonts w:eastAsiaTheme="minorEastAsia"/>
        </w:rPr>
        <w:t>(80,424 m</w:t>
      </w:r>
      <w:r w:rsidR="00436159" w:rsidRPr="00436159">
        <w:rPr>
          <w:rFonts w:eastAsiaTheme="minorEastAsia"/>
          <w:vertAlign w:val="superscript"/>
        </w:rPr>
        <w:t>2</w:t>
      </w:r>
      <w:r w:rsidR="00436159">
        <w:rPr>
          <w:rFonts w:eastAsiaTheme="minorEastAsia"/>
        </w:rPr>
        <w:t xml:space="preserve">) </w:t>
      </w:r>
      <w:r w:rsidR="002327E6">
        <w:rPr>
          <w:rFonts w:eastAsiaTheme="minorEastAsia"/>
        </w:rPr>
        <w:t xml:space="preserve">and </w:t>
      </w:r>
      <w:r>
        <w:rPr>
          <w:rFonts w:eastAsiaTheme="minorEastAsia"/>
        </w:rPr>
        <w:t xml:space="preserve">was chosen based on published estimates of </w:t>
      </w:r>
      <w:r w:rsidR="002327E6">
        <w:rPr>
          <w:rFonts w:eastAsiaTheme="minorEastAsia"/>
        </w:rPr>
        <w:t xml:space="preserve">boa </w:t>
      </w:r>
      <w:r>
        <w:rPr>
          <w:rFonts w:eastAsiaTheme="minorEastAsia"/>
        </w:rPr>
        <w:t>home range size, which average 8</w:t>
      </w:r>
      <w:r w:rsidR="00937D55">
        <w:rPr>
          <w:rFonts w:eastAsiaTheme="minorEastAsia"/>
        </w:rPr>
        <w:t>-</w:t>
      </w:r>
      <w:r w:rsidR="00697785">
        <w:rPr>
          <w:rFonts w:eastAsiaTheme="minorEastAsia"/>
        </w:rPr>
        <w:t>8.5</w:t>
      </w:r>
      <w:r>
        <w:rPr>
          <w:rFonts w:eastAsiaTheme="minorEastAsia"/>
        </w:rPr>
        <w:t xml:space="preserve"> ha </w:t>
      </w:r>
      <w:r>
        <w:rPr>
          <w:rFonts w:eastAsiaTheme="minorEastAsia"/>
        </w:rPr>
        <w:fldChar w:fldCharType="begin" w:fldLock="1"/>
      </w:r>
      <w:r w:rsidR="005108A1">
        <w:rPr>
          <w:rFonts w:eastAsiaTheme="minorEastAsia"/>
        </w:rPr>
        <w:instrText>ADDIN CSL_CITATION {"citationItems":[{"id":"ITEM-1","itemData":{"DOI":"10.1646/1592","ISSN":"0006-3606","abstract":"Spatial ecology of Puerto Rican boas (Epicrates inornatus, Boidae) was studied with radiotelemetry in a subtropical wet forest recovering from a major hurricane (7-9 yr previous) when Hurricane Georges struck. Different boas were studied during three periods relative to Hurricane Georges: before only; before and after; and after only. Mean daily movement per month increased throughout the three periods, indicating that the boas moved more after the storm than before. Radio-tagged boas also became more visible to observers after the hurricane. Throughout the three periods, the sexes differed in movements, with males moving greater distances per move and moving more frequently than females. Males showed a bimodal peak of movement during April and June in contrast to the females' July peak. Sexes did not differ in annual home range size, which had a median value of 8.5 ha (range = 2.0-105.5 ha, N = 18) for 95 percent adaptive kernal. Females spent more time on or below ground than did males, which were mostly arboreal. Trees used by boas had larger diameters and more vines than random trees. Hurricane winds that strip leaves, vines, and branches from trees may reduce cover for boas and limit access to arboreal sites, at least for several years until succession brings about recovery with increased vine growth. Boas were especially difficult to observe; telemetrically monitored boas were detected visually at an average of only 15 percent of their fix sites, indicating that the species is more abundant than generally perceived.","author":[{"dropping-particle":"","family":"Wunderle","given":"Joseph M.","non-dropping-particle":"","parse-names":false,"suffix":""},{"dropping-particle":"","family":"Mercado","given":"Javier E.","non-dropping-particle":"","parse-names":false,"suffix":""},{"dropping-particle":"","family":"Parresol","given":"Bernard","non-dropping-particle":"","parse-names":false,"suffix":""},{"dropping-particle":"","family":"Terranova","given":"Esteban","non-dropping-particle":"","parse-names":false,"suffix":""}],"container-title":"Biotropica","id":"ITEM-1","issue":"4","issued":{"date-parts":[["2004"]]},"page":"555","title":"Spatial Ecology of Puerto Rican Boas (Epicrates inornatus) in a Hurricane Impacted Forest","type":"article-journal","volume":"36"},"uris":["http://www.mendeley.com/documents/?uuid=4146a003-5b1f-47c4-9b96-48c9e8a6ba75"]},{"id":"ITEM-2","itemData":{"ISBN":"9785984520973","author":[{"dropping-particle":"","family":"Puente Rolon","given":"Alberto R.","non-dropping-particle":"","parse-names":false,"suffix":""}],"id":"ITEM-2","issue":"May","issued":{"date-parts":[["2012"]]},"number-of-pages":"32","publisher":"University of Puerto Rico","title":"Reproductive ecology, fitness, and management of the Puerto Rican Boa (Epicrates inornatus, Boidae)","type":"thesis"},"uris":["http://www.mendeley.com/documents/?uuid=07cf59fa-3a01-49a3-be5e-2a109ddf203f"]}],"mendeley":{"formattedCitation":"(Wunderle et al. 2004, Puente Rolon 2012)","plainTextFormattedCitation":"(Wunderle et al. 2004, Puente Rolon 2012)","previouslyFormattedCitation":"(Wunderle et al. 2006, Puente Rolon 2012)"},"properties":{"noteIndex":0},"schema":"https://github.com/citation-style-language/schema/raw/master/csl-citation.json"}</w:instrText>
      </w:r>
      <w:r>
        <w:rPr>
          <w:rFonts w:eastAsiaTheme="minorEastAsia"/>
        </w:rPr>
        <w:fldChar w:fldCharType="separate"/>
      </w:r>
      <w:r w:rsidR="005108A1" w:rsidRPr="005108A1">
        <w:rPr>
          <w:rFonts w:eastAsiaTheme="minorEastAsia"/>
          <w:noProof/>
        </w:rPr>
        <w:t>(Wunderle et al. 2004, Puente Rolon 2012)</w:t>
      </w:r>
      <w:r>
        <w:rPr>
          <w:rFonts w:eastAsiaTheme="minorEastAsia"/>
        </w:rPr>
        <w:fldChar w:fldCharType="end"/>
      </w:r>
      <w:r>
        <w:rPr>
          <w:rFonts w:eastAsiaTheme="minorEastAsia"/>
        </w:rPr>
        <w:t xml:space="preserve">. Although home ranges may be smaller in urban areas </w:t>
      </w:r>
      <w:r>
        <w:rPr>
          <w:rFonts w:eastAsiaTheme="minorEastAsia"/>
        </w:rPr>
        <w:fldChar w:fldCharType="begin" w:fldLock="1"/>
      </w:r>
      <w:r w:rsidR="005108A1">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Pr>
          <w:rFonts w:eastAsiaTheme="minorEastAsia"/>
        </w:rPr>
        <w:fldChar w:fldCharType="separate"/>
      </w:r>
      <w:r w:rsidRPr="0028015D">
        <w:rPr>
          <w:rFonts w:eastAsiaTheme="minorEastAsia"/>
          <w:noProof/>
        </w:rPr>
        <w:t>(Mulero-Oliveras 2019)</w:t>
      </w:r>
      <w:r>
        <w:rPr>
          <w:rFonts w:eastAsiaTheme="minorEastAsia"/>
        </w:rPr>
        <w:fldChar w:fldCharType="end"/>
      </w:r>
      <w:r>
        <w:rPr>
          <w:rFonts w:eastAsiaTheme="minorEastAsia"/>
        </w:rPr>
        <w:t xml:space="preserve">, </w:t>
      </w:r>
      <w:r w:rsidR="00937D55">
        <w:rPr>
          <w:rFonts w:eastAsiaTheme="minorEastAsia"/>
        </w:rPr>
        <w:t xml:space="preserve">boas can move widely and we thought it reasonable that they might encounter developed areas if they existed within a </w:t>
      </w:r>
      <w:r w:rsidR="00F05F8C">
        <w:rPr>
          <w:rFonts w:eastAsiaTheme="minorEastAsia"/>
        </w:rPr>
        <w:t>8</w:t>
      </w:r>
      <w:r w:rsidR="00937D55">
        <w:rPr>
          <w:rFonts w:eastAsiaTheme="minorEastAsia"/>
        </w:rPr>
        <w:t xml:space="preserve"> ha </w:t>
      </w:r>
      <w:r w:rsidR="002327E6">
        <w:rPr>
          <w:rFonts w:eastAsiaTheme="minorEastAsia"/>
        </w:rPr>
        <w:t>area</w:t>
      </w:r>
      <w:r w:rsidR="00937D55">
        <w:rPr>
          <w:rFonts w:eastAsiaTheme="minorEastAsia"/>
        </w:rPr>
        <w:t xml:space="preserve">. Based on this analysis, we estimated a total of </w:t>
      </w:r>
      <w:r w:rsidR="00AA518B">
        <w:rPr>
          <w:rFonts w:eastAsiaTheme="minorEastAsia"/>
        </w:rPr>
        <w:t xml:space="preserve">389,223 ha of habitat, with </w:t>
      </w:r>
      <w:r w:rsidR="00F56E66">
        <w:rPr>
          <w:rFonts w:eastAsiaTheme="minorEastAsia"/>
        </w:rPr>
        <w:t>95.1</w:t>
      </w:r>
      <w:r w:rsidR="00AA518B">
        <w:rPr>
          <w:rFonts w:eastAsiaTheme="minorEastAsia"/>
        </w:rPr>
        <w:t xml:space="preserve">% in </w:t>
      </w:r>
      <w:commentRangeStart w:id="9"/>
      <w:r w:rsidR="00AA518B">
        <w:rPr>
          <w:rFonts w:eastAsiaTheme="minorEastAsia"/>
        </w:rPr>
        <w:t xml:space="preserve">natural areas and </w:t>
      </w:r>
      <w:r w:rsidR="00F56E66">
        <w:rPr>
          <w:rFonts w:eastAsiaTheme="minorEastAsia"/>
        </w:rPr>
        <w:t>4.9</w:t>
      </w:r>
      <w:r w:rsidR="00AA518B">
        <w:rPr>
          <w:rFonts w:eastAsiaTheme="minorEastAsia"/>
        </w:rPr>
        <w:t>% in urban areas (Figure X).</w:t>
      </w:r>
      <w:commentRangeEnd w:id="9"/>
      <w:r w:rsidR="00E16764">
        <w:rPr>
          <w:rStyle w:val="CommentReference"/>
        </w:rPr>
        <w:commentReference w:id="9"/>
      </w:r>
    </w:p>
    <w:p w14:paraId="1BCEC568" w14:textId="6677D7DB" w:rsidR="00AA518B" w:rsidRDefault="00AA518B" w:rsidP="005C00B2">
      <w:pPr>
        <w:spacing w:after="0" w:line="240" w:lineRule="auto"/>
        <w:rPr>
          <w:rFonts w:eastAsiaTheme="minorEastAsia"/>
        </w:rPr>
      </w:pPr>
    </w:p>
    <w:p w14:paraId="1EA0EBCA" w14:textId="1E826832" w:rsidR="00AA518B" w:rsidRDefault="00AA518B" w:rsidP="005C00B2">
      <w:pPr>
        <w:spacing w:after="0" w:line="240" w:lineRule="auto"/>
        <w:rPr>
          <w:rFonts w:eastAsiaTheme="minorEastAsia"/>
        </w:rPr>
      </w:pPr>
    </w:p>
    <w:p w14:paraId="0BE40867" w14:textId="17BD3DCB" w:rsidR="00AA518B" w:rsidRPr="00AA518B" w:rsidRDefault="00AA518B" w:rsidP="005C00B2">
      <w:pPr>
        <w:spacing w:after="0" w:line="240" w:lineRule="auto"/>
        <w:rPr>
          <w:rFonts w:eastAsiaTheme="minorEastAsia"/>
        </w:rPr>
      </w:pPr>
      <w:commentRangeStart w:id="10"/>
      <w:r>
        <w:rPr>
          <w:rFonts w:eastAsiaTheme="minorEastAsia"/>
          <w:b/>
          <w:bCs/>
        </w:rPr>
        <w:t>Figure</w:t>
      </w:r>
      <w:commentRangeEnd w:id="10"/>
      <w:r w:rsidR="00EF4526">
        <w:rPr>
          <w:rStyle w:val="CommentReference"/>
        </w:rPr>
        <w:commentReference w:id="10"/>
      </w:r>
      <w:r>
        <w:rPr>
          <w:rFonts w:eastAsiaTheme="minorEastAsia"/>
          <w:b/>
          <w:bCs/>
        </w:rPr>
        <w:t xml:space="preserve"> X.</w:t>
      </w:r>
      <w:r>
        <w:rPr>
          <w:rFonts w:eastAsiaTheme="minorEastAsia"/>
        </w:rPr>
        <w:t xml:space="preserve"> </w:t>
      </w:r>
      <w:r w:rsidR="00EF4526">
        <w:rPr>
          <w:rFonts w:eastAsiaTheme="minorEastAsia"/>
        </w:rPr>
        <w:t>Habitat availability for Puerto Rican boas</w:t>
      </w:r>
      <w:r>
        <w:rPr>
          <w:rFonts w:eastAsiaTheme="minorEastAsia"/>
        </w:rPr>
        <w:t>.</w:t>
      </w:r>
    </w:p>
    <w:p w14:paraId="03668336" w14:textId="7FDD8CAF" w:rsidR="002A06B5" w:rsidRDefault="002A06B5" w:rsidP="005C00B2">
      <w:pPr>
        <w:spacing w:after="0" w:line="240" w:lineRule="auto"/>
        <w:rPr>
          <w:rFonts w:eastAsiaTheme="minorEastAsia"/>
        </w:rPr>
      </w:pPr>
    </w:p>
    <w:p w14:paraId="35FB3059" w14:textId="77777777" w:rsidR="00217027" w:rsidRPr="002A06B5" w:rsidRDefault="00217027" w:rsidP="00217027">
      <w:pPr>
        <w:spacing w:after="0" w:line="240" w:lineRule="auto"/>
        <w:rPr>
          <w:rFonts w:eastAsiaTheme="minorEastAsia"/>
          <w:i/>
        </w:rPr>
      </w:pPr>
      <w:r>
        <w:rPr>
          <w:rFonts w:eastAsiaTheme="minorEastAsia"/>
          <w:i/>
        </w:rPr>
        <w:t>Uncertainty in Initial Population Size and Demographic Rates</w:t>
      </w:r>
    </w:p>
    <w:p w14:paraId="76DD8F6D" w14:textId="20A830B2" w:rsidR="001226FA" w:rsidRDefault="00217027" w:rsidP="003F4E81">
      <w:pPr>
        <w:spacing w:after="0" w:line="240" w:lineRule="auto"/>
        <w:rPr>
          <w:rFonts w:eastAsiaTheme="minorEastAsia"/>
        </w:rPr>
      </w:pPr>
      <w:r>
        <w:rPr>
          <w:rFonts w:eastAsiaTheme="minorEastAsia"/>
        </w:rPr>
        <w:t xml:space="preserve">The current </w:t>
      </w:r>
      <w:r w:rsidR="00AA518B">
        <w:rPr>
          <w:rFonts w:eastAsiaTheme="minorEastAsia"/>
        </w:rPr>
        <w:t>population size</w:t>
      </w:r>
      <w:r>
        <w:rPr>
          <w:rFonts w:eastAsiaTheme="minorEastAsia"/>
        </w:rPr>
        <w:t xml:space="preserve"> of PR boas is unknown, and little data exists to inform estimates of current abundance. </w:t>
      </w:r>
      <w:r w:rsidR="00D97AC3">
        <w:rPr>
          <w:rFonts w:eastAsiaTheme="minorEastAsia"/>
        </w:rPr>
        <w:t>Therefore, for</w:t>
      </w:r>
      <w:r w:rsidR="00914B28">
        <w:rPr>
          <w:rFonts w:eastAsiaTheme="minorEastAsia"/>
        </w:rPr>
        <w:t xml:space="preserve"> each model replication, we randomly drew an initial population size </w:t>
      </w:r>
      <w:r w:rsidR="00D97AC3">
        <w:rPr>
          <w:rFonts w:eastAsiaTheme="minorEastAsia"/>
        </w:rPr>
        <w:t>from a predetermined range.</w:t>
      </w:r>
      <w:r w:rsidR="003F4E81">
        <w:rPr>
          <w:rFonts w:eastAsiaTheme="minorEastAsia"/>
        </w:rPr>
        <w:t xml:space="preserve"> The range of possible current abundance was estimated using published estimates of boa density </w:t>
      </w:r>
      <w:r w:rsidR="00D97AC3">
        <w:rPr>
          <w:rFonts w:eastAsiaTheme="minorEastAsia"/>
        </w:rPr>
        <w:t>and input from the expert team</w:t>
      </w:r>
      <w:r w:rsidR="00AA518B">
        <w:rPr>
          <w:rFonts w:eastAsiaTheme="minorEastAsia"/>
        </w:rPr>
        <w:t>, and we assumed a range of 0.</w:t>
      </w:r>
      <w:r w:rsidR="007D7153">
        <w:rPr>
          <w:rFonts w:eastAsiaTheme="minorEastAsia"/>
        </w:rPr>
        <w:t xml:space="preserve">1 to </w:t>
      </w:r>
      <w:r w:rsidR="00AA518B">
        <w:rPr>
          <w:rFonts w:eastAsiaTheme="minorEastAsia"/>
        </w:rPr>
        <w:t xml:space="preserve">1 boas/ha </w:t>
      </w:r>
      <w:r w:rsidR="007D7153">
        <w:rPr>
          <w:rFonts w:eastAsiaTheme="minorEastAsia"/>
        </w:rPr>
        <w:t xml:space="preserve">across all available habitat </w:t>
      </w:r>
      <w:r w:rsidR="00AA518B">
        <w:rPr>
          <w:rFonts w:eastAsiaTheme="minorEastAsia"/>
        </w:rPr>
        <w:t xml:space="preserve">as a starting density, which </w:t>
      </w:r>
      <w:r w:rsidR="007D7153">
        <w:rPr>
          <w:rFonts w:eastAsiaTheme="minorEastAsia"/>
        </w:rPr>
        <w:t xml:space="preserve">corresponds to a range of 38,922 to 389,223 boas in the current population. </w:t>
      </w:r>
      <w:r w:rsidR="003F4E81">
        <w:rPr>
          <w:rFonts w:eastAsiaTheme="minorEastAsia"/>
        </w:rPr>
        <w:t>The final population size depends in part on the initial population size, so we present projection results as the change in population size from the first year</w:t>
      </w:r>
      <w:r w:rsidR="00E47218">
        <w:rPr>
          <w:rFonts w:eastAsiaTheme="minorEastAsia"/>
        </w:rPr>
        <w:t>.</w:t>
      </w:r>
    </w:p>
    <w:p w14:paraId="7B488AB0" w14:textId="77777777" w:rsidR="00217027" w:rsidRDefault="00217027" w:rsidP="00217027">
      <w:pPr>
        <w:spacing w:after="0" w:line="240" w:lineRule="auto"/>
        <w:rPr>
          <w:rFonts w:eastAsiaTheme="minorEastAsia"/>
        </w:rPr>
      </w:pPr>
    </w:p>
    <w:p w14:paraId="716B21C3" w14:textId="6319979F" w:rsidR="00217027" w:rsidRDefault="00217027" w:rsidP="005C00B2">
      <w:pPr>
        <w:spacing w:after="0" w:line="240" w:lineRule="auto"/>
        <w:rPr>
          <w:rFonts w:eastAsiaTheme="minorEastAsia"/>
        </w:rPr>
      </w:pPr>
      <w:r>
        <w:rPr>
          <w:rFonts w:eastAsiaTheme="minorEastAsia"/>
        </w:rPr>
        <w:t xml:space="preserve">At the expert meeting described above the team approximated the average value of each rate, but we did not conduct a formal elicitation to obtain estimates of uncertainty in those estimates. To incorporate uncertainty in our estimates of the average demographic rates, </w:t>
      </w:r>
      <w:commentRangeStart w:id="11"/>
      <w:r>
        <w:rPr>
          <w:rFonts w:eastAsiaTheme="minorEastAsia"/>
        </w:rPr>
        <w:t xml:space="preserve">we assumed the average value of each parameter varied by </w:t>
      </w:r>
      <w:r>
        <w:rPr>
          <w:rFonts w:eastAsiaTheme="minorEastAsia" w:cstheme="minorHAnsi"/>
        </w:rPr>
        <w:t>±</w:t>
      </w:r>
      <w:r>
        <w:rPr>
          <w:rFonts w:eastAsiaTheme="minorEastAsia"/>
        </w:rPr>
        <w:t>15% for each iteration of the projection</w:t>
      </w:r>
      <w:commentRangeEnd w:id="11"/>
      <w:r w:rsidR="005F5714">
        <w:rPr>
          <w:rStyle w:val="CommentReference"/>
        </w:rPr>
        <w:commentReference w:id="11"/>
      </w:r>
      <w:r>
        <w:rPr>
          <w:rFonts w:eastAsiaTheme="minorEastAsia"/>
        </w:rPr>
        <w:t xml:space="preserve">. For each transition probability, we randomly drew an average value for each iteration from a Beta distribution, using the method-of-moments method to calculate the shape parameters. For the fecundity rates, we randomly drew an average value from a Log-normal distribution. </w:t>
      </w:r>
    </w:p>
    <w:p w14:paraId="54A7C042" w14:textId="77777777" w:rsidR="001226FA" w:rsidRDefault="001226FA" w:rsidP="005C00B2">
      <w:pPr>
        <w:spacing w:after="0" w:line="240" w:lineRule="auto"/>
        <w:rPr>
          <w:rFonts w:eastAsiaTheme="minorEastAsia"/>
        </w:rPr>
      </w:pPr>
    </w:p>
    <w:p w14:paraId="0DD895BA" w14:textId="0EC45489" w:rsidR="002A06B5" w:rsidRDefault="002A06B5" w:rsidP="005C00B2">
      <w:pPr>
        <w:spacing w:after="0" w:line="240" w:lineRule="auto"/>
        <w:rPr>
          <w:rFonts w:eastAsiaTheme="minorEastAsia"/>
        </w:rPr>
      </w:pPr>
      <w:r>
        <w:rPr>
          <w:rFonts w:eastAsiaTheme="minorEastAsia"/>
          <w:i/>
        </w:rPr>
        <w:t>Sensitivity Analysis</w:t>
      </w:r>
    </w:p>
    <w:p w14:paraId="5EE29185" w14:textId="3AE81131" w:rsidR="00E27F39" w:rsidRDefault="002A06B5" w:rsidP="005C00B2">
      <w:pPr>
        <w:spacing w:after="0" w:line="240" w:lineRule="auto"/>
        <w:rPr>
          <w:rFonts w:eastAsiaTheme="minorEastAsia"/>
        </w:rPr>
      </w:pPr>
      <w:r>
        <w:rPr>
          <w:rFonts w:eastAsiaTheme="minorEastAsia"/>
        </w:rPr>
        <w:t xml:space="preserve">Most of the demographic rates used in this model have not been empirically estimated for this population, therefore we relied on approximation by the expert team. To evaluate the sensitivity of </w:t>
      </w:r>
      <w:r>
        <w:rPr>
          <w:rFonts w:eastAsiaTheme="minorEastAsia"/>
        </w:rPr>
        <w:lastRenderedPageBreak/>
        <w:t xml:space="preserve">model outputs to </w:t>
      </w:r>
      <w:r w:rsidR="009013A4">
        <w:rPr>
          <w:rFonts w:eastAsiaTheme="minorEastAsia"/>
        </w:rPr>
        <w:t xml:space="preserve">these </w:t>
      </w:r>
      <w:r>
        <w:rPr>
          <w:rFonts w:eastAsiaTheme="minorEastAsia"/>
        </w:rPr>
        <w:t xml:space="preserve">input values, we ran simulations in which we </w:t>
      </w:r>
      <w:r w:rsidR="009013A4">
        <w:rPr>
          <w:rFonts w:eastAsiaTheme="minorEastAsia"/>
        </w:rPr>
        <w:t>randomly drew values for survival and fecundity from a wide range of possible values</w:t>
      </w:r>
      <w:r w:rsidR="00E27F39">
        <w:rPr>
          <w:rFonts w:eastAsiaTheme="minorEastAsia"/>
        </w:rPr>
        <w:t xml:space="preserve"> (Table 3)</w:t>
      </w:r>
      <w:r w:rsidR="009013A4">
        <w:rPr>
          <w:rFonts w:eastAsiaTheme="minorEastAsia"/>
        </w:rPr>
        <w:t>.</w:t>
      </w:r>
      <w:r w:rsidR="00E27F39">
        <w:rPr>
          <w:rFonts w:eastAsiaTheme="minorEastAsia"/>
        </w:rPr>
        <w:t xml:space="preserve"> We randomly drew 1000 values for each rate (iterations) and replicated the population projection for each combination of demographic rates 1000 times (replications). </w:t>
      </w:r>
      <w:r w:rsidR="00F56E66">
        <w:rPr>
          <w:rFonts w:eastAsiaTheme="minorEastAsia"/>
        </w:rPr>
        <w:t xml:space="preserve">We set initial population size to </w:t>
      </w:r>
      <w:commentRangeStart w:id="12"/>
      <w:r w:rsidR="00F56E66">
        <w:rPr>
          <w:rFonts w:eastAsiaTheme="minorEastAsia"/>
        </w:rPr>
        <w:t xml:space="preserve">215,000 and carrying capacity to 1,000,000 </w:t>
      </w:r>
      <w:commentRangeEnd w:id="12"/>
      <w:r w:rsidR="00FF09FA">
        <w:rPr>
          <w:rStyle w:val="CommentReference"/>
        </w:rPr>
        <w:commentReference w:id="12"/>
      </w:r>
      <w:r w:rsidR="00F56E66">
        <w:rPr>
          <w:rFonts w:eastAsiaTheme="minorEastAsia"/>
        </w:rPr>
        <w:t xml:space="preserve">for all projections. </w:t>
      </w:r>
      <w:r w:rsidR="00E27F39">
        <w:rPr>
          <w:rFonts w:eastAsiaTheme="minorEastAsia"/>
        </w:rPr>
        <w:t>For each replicated projection we calculated the average population growth rate (</w:t>
      </w:r>
      <w:r w:rsidR="00E27F39">
        <w:rPr>
          <w:rFonts w:eastAsiaTheme="minorEastAsia" w:cstheme="minorHAnsi"/>
        </w:rPr>
        <w:t>λ</w:t>
      </w:r>
      <w:r w:rsidR="00E27F39">
        <w:rPr>
          <w:rFonts w:eastAsiaTheme="minorEastAsia"/>
        </w:rPr>
        <w:t xml:space="preserve">) by calculating the year-specific population growth rates and finding the geometric mean. We used a linear regression model to estimate the effect of each demographic rate on average </w:t>
      </w:r>
      <w:r w:rsidR="00E27F39">
        <w:rPr>
          <w:rFonts w:eastAsiaTheme="minorEastAsia" w:cstheme="minorHAnsi"/>
        </w:rPr>
        <w:t xml:space="preserve">λ and found that </w:t>
      </w:r>
      <w:r w:rsidR="000C5842">
        <w:rPr>
          <w:rFonts w:eastAsiaTheme="minorEastAsia" w:cstheme="minorHAnsi"/>
        </w:rPr>
        <w:t>all four survival probabilities had a stronger effect on population growth rate than fecundity (Table 3).</w:t>
      </w:r>
    </w:p>
    <w:p w14:paraId="4720B6C4" w14:textId="77777777" w:rsidR="00E27F39" w:rsidRDefault="00E27F39" w:rsidP="005C00B2">
      <w:pPr>
        <w:spacing w:after="0" w:line="240" w:lineRule="auto"/>
        <w:rPr>
          <w:rFonts w:eastAsiaTheme="minorEastAsia"/>
        </w:rPr>
      </w:pPr>
    </w:p>
    <w:p w14:paraId="04A64CAB" w14:textId="250A3C1D" w:rsidR="00E27F39" w:rsidRDefault="00E27F39" w:rsidP="005C00B2">
      <w:pPr>
        <w:spacing w:after="0" w:line="240" w:lineRule="auto"/>
        <w:rPr>
          <w:rFonts w:eastAsiaTheme="minorEastAsia"/>
        </w:rPr>
      </w:pPr>
      <w:r w:rsidRPr="002A6EAC">
        <w:rPr>
          <w:rFonts w:eastAsiaTheme="minorEastAsia"/>
          <w:b/>
          <w:bCs/>
        </w:rPr>
        <w:t>Table 3</w:t>
      </w:r>
      <w:r>
        <w:rPr>
          <w:rFonts w:eastAsiaTheme="minorEastAsia"/>
        </w:rPr>
        <w:t>. Results of simulation-based sensitivity to demographic rates</w:t>
      </w:r>
      <w:r w:rsidR="00F56E66">
        <w:rPr>
          <w:rFonts w:eastAsiaTheme="minorEastAsia"/>
        </w:rPr>
        <w:t>, including estimated effects and standard errors.</w:t>
      </w:r>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8"/>
        <w:gridCol w:w="1365"/>
        <w:gridCol w:w="2985"/>
      </w:tblGrid>
      <w:tr w:rsidR="00E27F39" w14:paraId="4C0F8FF8" w14:textId="77777777" w:rsidTr="00E27F39">
        <w:trPr>
          <w:jc w:val="center"/>
        </w:trPr>
        <w:tc>
          <w:tcPr>
            <w:tcW w:w="1938" w:type="dxa"/>
            <w:tcBorders>
              <w:top w:val="single" w:sz="4" w:space="0" w:color="auto"/>
              <w:bottom w:val="single" w:sz="4" w:space="0" w:color="auto"/>
            </w:tcBorders>
            <w:vAlign w:val="center"/>
          </w:tcPr>
          <w:p w14:paraId="2E365F64" w14:textId="3DC92EBA" w:rsidR="00E27F39" w:rsidRDefault="00E27F39" w:rsidP="00E27F39">
            <w:pPr>
              <w:jc w:val="center"/>
              <w:rPr>
                <w:rFonts w:eastAsiaTheme="minorEastAsia"/>
              </w:rPr>
            </w:pPr>
            <w:r>
              <w:rPr>
                <w:rFonts w:eastAsiaTheme="minorEastAsia"/>
              </w:rPr>
              <w:t>Demographic rate</w:t>
            </w:r>
          </w:p>
        </w:tc>
        <w:tc>
          <w:tcPr>
            <w:tcW w:w="1365" w:type="dxa"/>
            <w:tcBorders>
              <w:top w:val="single" w:sz="4" w:space="0" w:color="auto"/>
              <w:bottom w:val="single" w:sz="4" w:space="0" w:color="auto"/>
            </w:tcBorders>
            <w:vAlign w:val="center"/>
          </w:tcPr>
          <w:p w14:paraId="76F652DF" w14:textId="40626297" w:rsidR="00E27F39" w:rsidRDefault="00E27F39" w:rsidP="00E27F39">
            <w:pPr>
              <w:jc w:val="center"/>
              <w:rPr>
                <w:rFonts w:eastAsiaTheme="minorEastAsia"/>
              </w:rPr>
            </w:pPr>
            <w:r>
              <w:rPr>
                <w:rFonts w:eastAsiaTheme="minorEastAsia"/>
              </w:rPr>
              <w:t>Input range</w:t>
            </w:r>
          </w:p>
        </w:tc>
        <w:tc>
          <w:tcPr>
            <w:tcW w:w="2985" w:type="dxa"/>
            <w:tcBorders>
              <w:top w:val="single" w:sz="4" w:space="0" w:color="auto"/>
              <w:bottom w:val="single" w:sz="4" w:space="0" w:color="auto"/>
            </w:tcBorders>
            <w:vAlign w:val="center"/>
          </w:tcPr>
          <w:p w14:paraId="62D62328" w14:textId="7F77D8BB" w:rsidR="00E27F39" w:rsidRDefault="00E27F39" w:rsidP="00E27F39">
            <w:pPr>
              <w:jc w:val="center"/>
              <w:rPr>
                <w:rFonts w:eastAsiaTheme="minorEastAsia"/>
              </w:rPr>
            </w:pPr>
            <w:r>
              <w:rPr>
                <w:rFonts w:eastAsiaTheme="minorEastAsia"/>
              </w:rPr>
              <w:t xml:space="preserve">Estimated effect on average </w:t>
            </w:r>
            <w:r>
              <w:rPr>
                <w:rFonts w:eastAsiaTheme="minorEastAsia" w:cstheme="minorHAnsi"/>
              </w:rPr>
              <w:t>λ</w:t>
            </w:r>
          </w:p>
        </w:tc>
      </w:tr>
      <w:tr w:rsidR="00F56E66" w14:paraId="341E4F36" w14:textId="77777777" w:rsidTr="007124D8">
        <w:trPr>
          <w:jc w:val="center"/>
        </w:trPr>
        <w:tc>
          <w:tcPr>
            <w:tcW w:w="1938" w:type="dxa"/>
            <w:tcBorders>
              <w:top w:val="single" w:sz="4" w:space="0" w:color="auto"/>
            </w:tcBorders>
            <w:vAlign w:val="bottom"/>
          </w:tcPr>
          <w:p w14:paraId="0C130027" w14:textId="1C034022" w:rsidR="00F56E66" w:rsidRDefault="00F56E66" w:rsidP="00F56E66">
            <w:pPr>
              <w:jc w:val="center"/>
              <w:rPr>
                <w:rFonts w:eastAsiaTheme="minorEastAsia"/>
              </w:rPr>
            </w:pPr>
            <w:r>
              <w:rPr>
                <w:rFonts w:ascii="Calibri" w:hAnsi="Calibri" w:cs="Calibri"/>
                <w:color w:val="000000"/>
              </w:rPr>
              <w:t>Fecundity</w:t>
            </w:r>
          </w:p>
        </w:tc>
        <w:tc>
          <w:tcPr>
            <w:tcW w:w="1365" w:type="dxa"/>
            <w:tcBorders>
              <w:top w:val="single" w:sz="4" w:space="0" w:color="auto"/>
            </w:tcBorders>
            <w:vAlign w:val="center"/>
          </w:tcPr>
          <w:p w14:paraId="4FF99097" w14:textId="629F062E" w:rsidR="00F56E66" w:rsidRDefault="00F56E66" w:rsidP="00F56E66">
            <w:pPr>
              <w:jc w:val="center"/>
              <w:rPr>
                <w:rFonts w:eastAsiaTheme="minorEastAsia"/>
              </w:rPr>
            </w:pPr>
            <w:r>
              <w:rPr>
                <w:rFonts w:eastAsiaTheme="minorEastAsia"/>
              </w:rPr>
              <w:t>1 – 20</w:t>
            </w:r>
          </w:p>
        </w:tc>
        <w:tc>
          <w:tcPr>
            <w:tcW w:w="2985" w:type="dxa"/>
            <w:tcBorders>
              <w:top w:val="single" w:sz="4" w:space="0" w:color="auto"/>
            </w:tcBorders>
            <w:vAlign w:val="bottom"/>
          </w:tcPr>
          <w:p w14:paraId="342CC214" w14:textId="57EE1CFA" w:rsidR="00F56E66" w:rsidRDefault="00F56E66" w:rsidP="00F56E66">
            <w:pPr>
              <w:jc w:val="center"/>
              <w:rPr>
                <w:rFonts w:eastAsiaTheme="minorEastAsia"/>
              </w:rPr>
            </w:pPr>
            <w:r>
              <w:rPr>
                <w:rFonts w:ascii="Calibri" w:hAnsi="Calibri" w:cs="Calibri"/>
                <w:color w:val="000000"/>
              </w:rPr>
              <w:t>0.014 ± 0.000018</w:t>
            </w:r>
          </w:p>
        </w:tc>
      </w:tr>
      <w:tr w:rsidR="00F56E66" w14:paraId="00BA458F" w14:textId="77777777" w:rsidTr="007124D8">
        <w:trPr>
          <w:jc w:val="center"/>
        </w:trPr>
        <w:tc>
          <w:tcPr>
            <w:tcW w:w="1938" w:type="dxa"/>
            <w:vAlign w:val="bottom"/>
          </w:tcPr>
          <w:p w14:paraId="09D18B36" w14:textId="3C8D63CA" w:rsidR="00F56E66" w:rsidRDefault="00F56E66" w:rsidP="00F56E66">
            <w:pPr>
              <w:jc w:val="center"/>
              <w:rPr>
                <w:rFonts w:eastAsiaTheme="minorEastAsia"/>
              </w:rPr>
            </w:pPr>
            <w:r>
              <w:rPr>
                <w:rFonts w:eastAsiaTheme="minorEastAsia"/>
              </w:rPr>
              <w:t>Young Survival</w:t>
            </w:r>
          </w:p>
        </w:tc>
        <w:tc>
          <w:tcPr>
            <w:tcW w:w="1365" w:type="dxa"/>
            <w:vAlign w:val="center"/>
          </w:tcPr>
          <w:p w14:paraId="46D639C2" w14:textId="2CE0E376" w:rsidR="00F56E66" w:rsidRDefault="00F56E66" w:rsidP="00F56E66">
            <w:pPr>
              <w:jc w:val="center"/>
              <w:rPr>
                <w:rFonts w:eastAsiaTheme="minorEastAsia"/>
              </w:rPr>
            </w:pPr>
            <w:r>
              <w:rPr>
                <w:rFonts w:eastAsiaTheme="minorEastAsia"/>
              </w:rPr>
              <w:t>0.01 – 0.99</w:t>
            </w:r>
          </w:p>
        </w:tc>
        <w:tc>
          <w:tcPr>
            <w:tcW w:w="2985" w:type="dxa"/>
            <w:vAlign w:val="bottom"/>
          </w:tcPr>
          <w:p w14:paraId="2372A896" w14:textId="23E85B72" w:rsidR="00F56E66" w:rsidRDefault="00F56E66" w:rsidP="00F56E66">
            <w:pPr>
              <w:jc w:val="center"/>
              <w:rPr>
                <w:rFonts w:eastAsiaTheme="minorEastAsia"/>
              </w:rPr>
            </w:pPr>
            <w:r>
              <w:rPr>
                <w:rFonts w:ascii="Calibri" w:hAnsi="Calibri" w:cs="Calibri"/>
                <w:color w:val="000000"/>
              </w:rPr>
              <w:t>0.342 ± 0.000352</w:t>
            </w:r>
          </w:p>
        </w:tc>
      </w:tr>
      <w:tr w:rsidR="00F56E66" w14:paraId="03793115" w14:textId="77777777" w:rsidTr="007124D8">
        <w:trPr>
          <w:jc w:val="center"/>
        </w:trPr>
        <w:tc>
          <w:tcPr>
            <w:tcW w:w="1938" w:type="dxa"/>
            <w:vAlign w:val="bottom"/>
          </w:tcPr>
          <w:p w14:paraId="050B21DF" w14:textId="04E37C7C" w:rsidR="00F56E66" w:rsidRDefault="00F56E66" w:rsidP="00F56E66">
            <w:pPr>
              <w:jc w:val="center"/>
              <w:rPr>
                <w:rFonts w:eastAsiaTheme="minorEastAsia"/>
              </w:rPr>
            </w:pPr>
            <w:r>
              <w:rPr>
                <w:rFonts w:ascii="Calibri" w:hAnsi="Calibri" w:cs="Calibri"/>
                <w:color w:val="000000"/>
              </w:rPr>
              <w:t>Juvenile Survival</w:t>
            </w:r>
          </w:p>
        </w:tc>
        <w:tc>
          <w:tcPr>
            <w:tcW w:w="1365" w:type="dxa"/>
            <w:vAlign w:val="center"/>
          </w:tcPr>
          <w:p w14:paraId="171F0DDB" w14:textId="518D85E0" w:rsidR="00F56E66" w:rsidRDefault="00F56E66" w:rsidP="00F56E66">
            <w:pPr>
              <w:jc w:val="center"/>
              <w:rPr>
                <w:rFonts w:eastAsiaTheme="minorEastAsia"/>
              </w:rPr>
            </w:pPr>
            <w:r>
              <w:rPr>
                <w:rFonts w:eastAsiaTheme="minorEastAsia"/>
              </w:rPr>
              <w:t>0.01 – 0.99</w:t>
            </w:r>
          </w:p>
        </w:tc>
        <w:tc>
          <w:tcPr>
            <w:tcW w:w="2985" w:type="dxa"/>
            <w:vAlign w:val="bottom"/>
          </w:tcPr>
          <w:p w14:paraId="1D633F1E" w14:textId="2408E2FB" w:rsidR="00F56E66" w:rsidRDefault="00F56E66" w:rsidP="00F56E66">
            <w:pPr>
              <w:jc w:val="center"/>
              <w:rPr>
                <w:rFonts w:eastAsiaTheme="minorEastAsia"/>
              </w:rPr>
            </w:pPr>
            <w:r>
              <w:rPr>
                <w:rFonts w:ascii="Calibri" w:hAnsi="Calibri" w:cs="Calibri"/>
                <w:color w:val="000000"/>
              </w:rPr>
              <w:t>0.398 ± 0.000361</w:t>
            </w:r>
          </w:p>
        </w:tc>
      </w:tr>
      <w:tr w:rsidR="00F56E66" w14:paraId="7D6A86CE" w14:textId="77777777" w:rsidTr="007124D8">
        <w:trPr>
          <w:jc w:val="center"/>
        </w:trPr>
        <w:tc>
          <w:tcPr>
            <w:tcW w:w="1938" w:type="dxa"/>
            <w:vAlign w:val="bottom"/>
          </w:tcPr>
          <w:p w14:paraId="5B5CADBF" w14:textId="7282B3FD" w:rsidR="00F56E66" w:rsidRDefault="00F56E66" w:rsidP="00F56E66">
            <w:pPr>
              <w:jc w:val="center"/>
              <w:rPr>
                <w:rFonts w:eastAsiaTheme="minorEastAsia"/>
              </w:rPr>
            </w:pPr>
            <w:r>
              <w:rPr>
                <w:rFonts w:ascii="Calibri" w:hAnsi="Calibri" w:cs="Calibri"/>
                <w:color w:val="000000"/>
              </w:rPr>
              <w:t>Subadult Survival</w:t>
            </w:r>
          </w:p>
        </w:tc>
        <w:tc>
          <w:tcPr>
            <w:tcW w:w="1365" w:type="dxa"/>
            <w:vAlign w:val="center"/>
          </w:tcPr>
          <w:p w14:paraId="0D825E4B" w14:textId="3D55B0FA" w:rsidR="00F56E66" w:rsidRDefault="00F56E66" w:rsidP="00F56E66">
            <w:pPr>
              <w:jc w:val="center"/>
              <w:rPr>
                <w:rFonts w:eastAsiaTheme="minorEastAsia"/>
              </w:rPr>
            </w:pPr>
            <w:r>
              <w:rPr>
                <w:rFonts w:eastAsiaTheme="minorEastAsia"/>
              </w:rPr>
              <w:t>0.01 – 0.99</w:t>
            </w:r>
          </w:p>
        </w:tc>
        <w:tc>
          <w:tcPr>
            <w:tcW w:w="2985" w:type="dxa"/>
            <w:vAlign w:val="bottom"/>
          </w:tcPr>
          <w:p w14:paraId="5D6817EB" w14:textId="03F8845D" w:rsidR="00F56E66" w:rsidRDefault="00F56E66" w:rsidP="00F56E66">
            <w:pPr>
              <w:jc w:val="center"/>
              <w:rPr>
                <w:rFonts w:eastAsiaTheme="minorEastAsia"/>
              </w:rPr>
            </w:pPr>
            <w:r>
              <w:rPr>
                <w:rFonts w:ascii="Calibri" w:hAnsi="Calibri" w:cs="Calibri"/>
                <w:color w:val="000000"/>
              </w:rPr>
              <w:t>0.363 ± 0.000352</w:t>
            </w:r>
          </w:p>
        </w:tc>
      </w:tr>
      <w:tr w:rsidR="00F56E66" w14:paraId="02771296" w14:textId="77777777" w:rsidTr="007124D8">
        <w:trPr>
          <w:jc w:val="center"/>
        </w:trPr>
        <w:tc>
          <w:tcPr>
            <w:tcW w:w="1938" w:type="dxa"/>
            <w:vAlign w:val="bottom"/>
          </w:tcPr>
          <w:p w14:paraId="684604AA" w14:textId="503E6483" w:rsidR="00F56E66" w:rsidRDefault="00F56E66" w:rsidP="00F56E66">
            <w:pPr>
              <w:jc w:val="center"/>
              <w:rPr>
                <w:rFonts w:eastAsiaTheme="minorEastAsia"/>
              </w:rPr>
            </w:pPr>
            <w:r>
              <w:rPr>
                <w:rFonts w:ascii="Calibri" w:hAnsi="Calibri" w:cs="Calibri"/>
                <w:color w:val="000000"/>
              </w:rPr>
              <w:t>Adult Survival</w:t>
            </w:r>
          </w:p>
        </w:tc>
        <w:tc>
          <w:tcPr>
            <w:tcW w:w="1365" w:type="dxa"/>
            <w:vAlign w:val="center"/>
          </w:tcPr>
          <w:p w14:paraId="612DCD5D" w14:textId="6652F7D1" w:rsidR="00F56E66" w:rsidRDefault="00F56E66" w:rsidP="00F56E66">
            <w:pPr>
              <w:jc w:val="center"/>
              <w:rPr>
                <w:rFonts w:eastAsiaTheme="minorEastAsia"/>
              </w:rPr>
            </w:pPr>
            <w:r>
              <w:rPr>
                <w:rFonts w:eastAsiaTheme="minorEastAsia"/>
              </w:rPr>
              <w:t>0.01 – 0.99</w:t>
            </w:r>
          </w:p>
        </w:tc>
        <w:tc>
          <w:tcPr>
            <w:tcW w:w="2985" w:type="dxa"/>
            <w:vAlign w:val="bottom"/>
          </w:tcPr>
          <w:p w14:paraId="352C604C" w14:textId="793FE95C" w:rsidR="00F56E66" w:rsidRDefault="00F56E66" w:rsidP="00F56E66">
            <w:pPr>
              <w:jc w:val="center"/>
              <w:rPr>
                <w:rFonts w:eastAsiaTheme="minorEastAsia"/>
              </w:rPr>
            </w:pPr>
            <w:r>
              <w:rPr>
                <w:rFonts w:ascii="Calibri" w:hAnsi="Calibri" w:cs="Calibri"/>
                <w:color w:val="000000"/>
              </w:rPr>
              <w:t>0.347 ± 0.000364</w:t>
            </w:r>
          </w:p>
        </w:tc>
      </w:tr>
    </w:tbl>
    <w:p w14:paraId="45887AE1" w14:textId="6B25D4FB" w:rsidR="00E27F39" w:rsidRDefault="00E27F39" w:rsidP="005C00B2">
      <w:pPr>
        <w:spacing w:after="0" w:line="240" w:lineRule="auto"/>
        <w:rPr>
          <w:rFonts w:eastAsiaTheme="minorEastAsia"/>
        </w:rPr>
      </w:pPr>
    </w:p>
    <w:p w14:paraId="25688F41" w14:textId="44DEEF59" w:rsidR="000E73D4" w:rsidRDefault="000E73D4" w:rsidP="005C00B2">
      <w:pPr>
        <w:spacing w:after="0" w:line="240" w:lineRule="auto"/>
        <w:rPr>
          <w:rFonts w:eastAsiaTheme="minorEastAsia"/>
        </w:rPr>
      </w:pPr>
      <w:r>
        <w:rPr>
          <w:rFonts w:eastAsiaTheme="minorEastAsia"/>
        </w:rPr>
        <w:t xml:space="preserve">For each iteration we also calculated the probability of population increase and decrease by finding the proportion of replicates in which the </w:t>
      </w:r>
      <w:commentRangeStart w:id="13"/>
      <w:r>
        <w:rPr>
          <w:rFonts w:eastAsiaTheme="minorEastAsia"/>
        </w:rPr>
        <w:t xml:space="preserve">average population growth rate was greater than one and the proportion in which </w:t>
      </w:r>
      <w:r>
        <w:rPr>
          <w:rFonts w:eastAsiaTheme="minorEastAsia" w:cstheme="minorHAnsi"/>
        </w:rPr>
        <w:t>λ</w:t>
      </w:r>
      <w:r>
        <w:rPr>
          <w:rFonts w:eastAsiaTheme="minorEastAsia"/>
        </w:rPr>
        <w:t xml:space="preserve"> was less than one</w:t>
      </w:r>
      <w:commentRangeEnd w:id="13"/>
      <w:r w:rsidR="005B705E">
        <w:rPr>
          <w:rStyle w:val="CommentReference"/>
        </w:rPr>
        <w:commentReference w:id="13"/>
      </w:r>
      <w:r>
        <w:rPr>
          <w:rFonts w:eastAsiaTheme="minorEastAsia"/>
        </w:rPr>
        <w:t xml:space="preserve">, respectively. </w:t>
      </w:r>
      <w:r w:rsidR="009A3897">
        <w:rPr>
          <w:rFonts w:eastAsiaTheme="minorEastAsia"/>
        </w:rPr>
        <w:t xml:space="preserve">We calculated the </w:t>
      </w:r>
      <w:commentRangeStart w:id="14"/>
      <w:r w:rsidR="009A3897">
        <w:rPr>
          <w:rFonts w:eastAsiaTheme="minorEastAsia"/>
        </w:rPr>
        <w:t xml:space="preserve">probability of quasi-extinction </w:t>
      </w:r>
      <w:commentRangeEnd w:id="14"/>
      <w:r w:rsidR="005B705E">
        <w:rPr>
          <w:rStyle w:val="CommentReference"/>
        </w:rPr>
        <w:commentReference w:id="14"/>
      </w:r>
      <w:r w:rsidR="009A3897">
        <w:rPr>
          <w:rFonts w:eastAsiaTheme="minorEastAsia"/>
        </w:rPr>
        <w:t xml:space="preserve">for each iteration by finding the proportion of replicates in which the population size in the final year was less than </w:t>
      </w:r>
      <w:commentRangeStart w:id="15"/>
      <w:r w:rsidR="009A3897">
        <w:rPr>
          <w:rFonts w:eastAsiaTheme="minorEastAsia"/>
        </w:rPr>
        <w:t>50 individuals</w:t>
      </w:r>
      <w:commentRangeEnd w:id="15"/>
      <w:r w:rsidR="005B705E">
        <w:rPr>
          <w:rStyle w:val="CommentReference"/>
        </w:rPr>
        <w:commentReference w:id="15"/>
      </w:r>
      <w:r w:rsidR="009A3897">
        <w:rPr>
          <w:rFonts w:eastAsiaTheme="minorEastAsia"/>
        </w:rPr>
        <w:t xml:space="preserve">. </w:t>
      </w:r>
    </w:p>
    <w:p w14:paraId="16812ECE" w14:textId="77777777" w:rsidR="004641A5" w:rsidRDefault="009013A4" w:rsidP="00E27F39">
      <w:pPr>
        <w:spacing w:after="0" w:line="240" w:lineRule="auto"/>
        <w:rPr>
          <w:rFonts w:eastAsiaTheme="minorEastAsia"/>
          <w:noProof/>
        </w:rPr>
      </w:pPr>
      <w:r>
        <w:rPr>
          <w:rFonts w:eastAsiaTheme="minorEastAsia"/>
        </w:rPr>
        <w:t xml:space="preserve"> </w:t>
      </w:r>
    </w:p>
    <w:p w14:paraId="50185E6C" w14:textId="77777777" w:rsidR="004641A5" w:rsidRDefault="004641A5">
      <w:pPr>
        <w:rPr>
          <w:rFonts w:eastAsiaTheme="minorEastAsia"/>
          <w:noProof/>
        </w:rPr>
      </w:pPr>
      <w:r>
        <w:rPr>
          <w:rFonts w:eastAsiaTheme="minorEastAsia"/>
          <w:noProof/>
        </w:rPr>
        <w:br w:type="page"/>
      </w:r>
    </w:p>
    <w:p w14:paraId="6E4486AF" w14:textId="378CBA1A" w:rsidR="002A06B5" w:rsidRDefault="00FF4148" w:rsidP="00E27F39">
      <w:pPr>
        <w:spacing w:after="0" w:line="240" w:lineRule="auto"/>
        <w:rPr>
          <w:rFonts w:eastAsiaTheme="minorEastAsia"/>
        </w:rPr>
      </w:pPr>
      <w:r>
        <w:rPr>
          <w:rFonts w:eastAsiaTheme="minorEastAsia"/>
          <w:noProof/>
        </w:rPr>
        <w:lastRenderedPageBreak/>
        <w:drawing>
          <wp:inline distT="0" distB="0" distL="0" distR="0" wp14:anchorId="2CCC42E6" wp14:editId="46977F9C">
            <wp:extent cx="6731000" cy="40386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ns_lambda.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32150" cy="4039290"/>
                    </a:xfrm>
                    <a:prstGeom prst="rect">
                      <a:avLst/>
                    </a:prstGeom>
                  </pic:spPr>
                </pic:pic>
              </a:graphicData>
            </a:graphic>
          </wp:inline>
        </w:drawing>
      </w:r>
    </w:p>
    <w:p w14:paraId="7351B93C" w14:textId="705E36FA" w:rsidR="000C5842" w:rsidRDefault="000C5842" w:rsidP="00E27F39">
      <w:pPr>
        <w:spacing w:after="0" w:line="240" w:lineRule="auto"/>
        <w:rPr>
          <w:rFonts w:eastAsiaTheme="minorEastAsia"/>
        </w:rPr>
      </w:pPr>
      <w:r w:rsidRPr="002A6EAC">
        <w:rPr>
          <w:rFonts w:eastAsiaTheme="minorEastAsia"/>
          <w:b/>
          <w:bCs/>
        </w:rPr>
        <w:t xml:space="preserve">Figure </w:t>
      </w:r>
      <w:r w:rsidR="005E1952" w:rsidRPr="002A6EAC">
        <w:rPr>
          <w:rFonts w:eastAsiaTheme="minorEastAsia"/>
          <w:b/>
          <w:bCs/>
        </w:rPr>
        <w:t>2</w:t>
      </w:r>
      <w:r>
        <w:rPr>
          <w:rFonts w:eastAsiaTheme="minorEastAsia"/>
        </w:rPr>
        <w:t xml:space="preserve">. </w:t>
      </w:r>
      <w:r w:rsidR="005E1952">
        <w:rPr>
          <w:rFonts w:eastAsiaTheme="minorEastAsia"/>
        </w:rPr>
        <w:t>Relationships between average population growth rate and the value of each demographic rates. Points represent median average population growth rate (</w:t>
      </w:r>
      <w:r w:rsidR="005E1952">
        <w:rPr>
          <w:rFonts w:eastAsiaTheme="minorEastAsia" w:cstheme="minorHAnsi"/>
        </w:rPr>
        <w:t>λ</w:t>
      </w:r>
      <w:r w:rsidR="005E1952">
        <w:rPr>
          <w:rFonts w:eastAsiaTheme="minorEastAsia"/>
        </w:rPr>
        <w:t xml:space="preserve">) for 1000 replications at each value and vertical lines represent the 95% quantiles. </w:t>
      </w:r>
      <w:r w:rsidR="005A5955">
        <w:rPr>
          <w:rFonts w:eastAsiaTheme="minorEastAsia"/>
        </w:rPr>
        <w:t xml:space="preserve">Vertical dashed lines are the average demographic rates estimated by the expert </w:t>
      </w:r>
      <w:commentRangeStart w:id="16"/>
      <w:r w:rsidR="005A5955">
        <w:rPr>
          <w:rFonts w:eastAsiaTheme="minorEastAsia"/>
        </w:rPr>
        <w:t>team</w:t>
      </w:r>
      <w:commentRangeEnd w:id="16"/>
      <w:r w:rsidR="009E2208">
        <w:rPr>
          <w:rStyle w:val="CommentReference"/>
        </w:rPr>
        <w:commentReference w:id="16"/>
      </w:r>
      <w:r w:rsidR="005A5955">
        <w:rPr>
          <w:rFonts w:eastAsiaTheme="minorEastAsia"/>
        </w:rPr>
        <w:t>.</w:t>
      </w:r>
    </w:p>
    <w:p w14:paraId="0E643244" w14:textId="34E9269B" w:rsidR="005E1952" w:rsidRDefault="005E1952" w:rsidP="00E27F39">
      <w:pPr>
        <w:spacing w:after="0" w:line="240" w:lineRule="auto"/>
        <w:rPr>
          <w:rFonts w:eastAsiaTheme="minorEastAsia"/>
        </w:rPr>
      </w:pPr>
    </w:p>
    <w:p w14:paraId="6F7AE238" w14:textId="224FEFF8" w:rsidR="005E1952" w:rsidRDefault="00837719" w:rsidP="00E27F39">
      <w:pPr>
        <w:spacing w:after="0" w:line="240" w:lineRule="auto"/>
        <w:rPr>
          <w:rFonts w:eastAsiaTheme="minorEastAsia"/>
        </w:rPr>
      </w:pPr>
      <w:r>
        <w:rPr>
          <w:rFonts w:eastAsiaTheme="minorEastAsia"/>
          <w:noProof/>
        </w:rPr>
        <w:lastRenderedPageBreak/>
        <w:drawing>
          <wp:inline distT="0" distB="0" distL="0" distR="0" wp14:anchorId="6FB5BEA7" wp14:editId="6D33322A">
            <wp:extent cx="6461125" cy="3876675"/>
            <wp:effectExtent l="0" t="0" r="0" b="952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_pinc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61125" cy="3876675"/>
                    </a:xfrm>
                    <a:prstGeom prst="rect">
                      <a:avLst/>
                    </a:prstGeom>
                  </pic:spPr>
                </pic:pic>
              </a:graphicData>
            </a:graphic>
          </wp:inline>
        </w:drawing>
      </w:r>
    </w:p>
    <w:p w14:paraId="718BDC8C" w14:textId="3FEE69F5" w:rsidR="005E1952" w:rsidRDefault="005E1952" w:rsidP="00E27F39">
      <w:pPr>
        <w:spacing w:after="0" w:line="240" w:lineRule="auto"/>
        <w:rPr>
          <w:rFonts w:eastAsiaTheme="minorEastAsia"/>
        </w:rPr>
      </w:pPr>
      <w:r w:rsidRPr="002A6EAC">
        <w:rPr>
          <w:rFonts w:eastAsiaTheme="minorEastAsia"/>
          <w:b/>
          <w:bCs/>
        </w:rPr>
        <w:t>Figure 3</w:t>
      </w:r>
      <w:r>
        <w:rPr>
          <w:rFonts w:eastAsiaTheme="minorEastAsia"/>
        </w:rPr>
        <w:t xml:space="preserve">. Relationship between the probability that the population </w:t>
      </w:r>
      <w:r w:rsidR="00121CE4">
        <w:rPr>
          <w:rFonts w:eastAsiaTheme="minorEastAsia"/>
        </w:rPr>
        <w:t xml:space="preserve">size </w:t>
      </w:r>
      <w:r>
        <w:rPr>
          <w:rFonts w:eastAsiaTheme="minorEastAsia"/>
        </w:rPr>
        <w:t>will increase over a 30-year period and the value of each demographic rate. Points represent the proportion of 1000 replicates at each value in which the average population growth rate was greater than 1. Smoothed lines show the median probability over the range of input values.</w:t>
      </w:r>
      <w:r w:rsidR="00FB0B96" w:rsidRPr="00FB0B96">
        <w:rPr>
          <w:rFonts w:eastAsiaTheme="minorEastAsia"/>
        </w:rPr>
        <w:t xml:space="preserve"> </w:t>
      </w:r>
      <w:r w:rsidR="00FB0B96">
        <w:rPr>
          <w:rFonts w:eastAsiaTheme="minorEastAsia"/>
        </w:rPr>
        <w:t>Vertical dashed lines are the average demographic rates estimated by the expert team.</w:t>
      </w:r>
    </w:p>
    <w:p w14:paraId="3CEBF286" w14:textId="42C3DB5E" w:rsidR="005E1952" w:rsidRDefault="005E1952" w:rsidP="00E27F39">
      <w:pPr>
        <w:spacing w:after="0" w:line="240" w:lineRule="auto"/>
        <w:rPr>
          <w:rFonts w:eastAsiaTheme="minorEastAsia"/>
        </w:rPr>
      </w:pPr>
    </w:p>
    <w:p w14:paraId="6EC37312" w14:textId="330B0BD0" w:rsidR="005E1952" w:rsidRDefault="00837719" w:rsidP="00E27F39">
      <w:pPr>
        <w:spacing w:after="0" w:line="240" w:lineRule="auto"/>
        <w:rPr>
          <w:rFonts w:eastAsiaTheme="minorEastAsia"/>
        </w:rPr>
      </w:pPr>
      <w:r>
        <w:rPr>
          <w:noProof/>
          <w:sz w:val="16"/>
          <w:szCs w:val="16"/>
        </w:rPr>
        <w:lastRenderedPageBreak/>
        <w:drawing>
          <wp:inline distT="0" distB="0" distL="0" distR="0" wp14:anchorId="49D106A6" wp14:editId="4908BF18">
            <wp:extent cx="6572250" cy="3943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ns_pdecr.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72250" cy="3943350"/>
                    </a:xfrm>
                    <a:prstGeom prst="rect">
                      <a:avLst/>
                    </a:prstGeom>
                  </pic:spPr>
                </pic:pic>
              </a:graphicData>
            </a:graphic>
          </wp:inline>
        </w:drawing>
      </w:r>
    </w:p>
    <w:p w14:paraId="18294ED9" w14:textId="45FFE06C" w:rsidR="005E1952" w:rsidRDefault="005E1952" w:rsidP="005E1952">
      <w:pPr>
        <w:spacing w:after="0" w:line="240" w:lineRule="auto"/>
        <w:rPr>
          <w:rFonts w:eastAsiaTheme="minorEastAsia"/>
        </w:rPr>
      </w:pPr>
      <w:r w:rsidRPr="002A6EAC">
        <w:rPr>
          <w:rFonts w:eastAsiaTheme="minorEastAsia"/>
          <w:b/>
          <w:bCs/>
        </w:rPr>
        <w:t>Figure 4</w:t>
      </w:r>
      <w:r>
        <w:rPr>
          <w:rFonts w:eastAsiaTheme="minorEastAsia"/>
        </w:rPr>
        <w:t xml:space="preserve">. Relationship between the probability that the population </w:t>
      </w:r>
      <w:r w:rsidR="00121CE4">
        <w:rPr>
          <w:rFonts w:eastAsiaTheme="minorEastAsia"/>
        </w:rPr>
        <w:t xml:space="preserve">size </w:t>
      </w:r>
      <w:r>
        <w:rPr>
          <w:rFonts w:eastAsiaTheme="minorEastAsia"/>
        </w:rPr>
        <w:t>will decrease over a 30-year period and the value of each demographic rate. Points represent the proportion of 1000 replicates at each value in which the average population growth rate was less than 1. Smoothed lines show the median probability over the range of input values.</w:t>
      </w:r>
      <w:r w:rsidR="00FB0B96" w:rsidRPr="00FB0B96">
        <w:rPr>
          <w:rFonts w:eastAsiaTheme="minorEastAsia"/>
        </w:rPr>
        <w:t xml:space="preserve"> </w:t>
      </w:r>
      <w:r w:rsidR="00FB0B96">
        <w:rPr>
          <w:rFonts w:eastAsiaTheme="minorEastAsia"/>
        </w:rPr>
        <w:t>Vertical dashed lines are the average demographic rates estimated by the expert team.</w:t>
      </w:r>
    </w:p>
    <w:p w14:paraId="3B35BE88" w14:textId="28DA7B62" w:rsidR="005E1952" w:rsidRDefault="005E1952" w:rsidP="00E27F39">
      <w:pPr>
        <w:spacing w:after="0" w:line="240" w:lineRule="auto"/>
        <w:rPr>
          <w:rFonts w:eastAsiaTheme="minorEastAsia"/>
        </w:rPr>
      </w:pPr>
    </w:p>
    <w:p w14:paraId="60BC1E84" w14:textId="3173CBBF" w:rsidR="009A3897" w:rsidRDefault="00837719" w:rsidP="00E27F39">
      <w:pPr>
        <w:spacing w:after="0" w:line="240" w:lineRule="auto"/>
        <w:rPr>
          <w:rFonts w:eastAsiaTheme="minorEastAsia"/>
        </w:rPr>
      </w:pPr>
      <w:r>
        <w:rPr>
          <w:rFonts w:eastAsiaTheme="minorEastAsia"/>
          <w:noProof/>
        </w:rPr>
        <w:lastRenderedPageBreak/>
        <w:drawing>
          <wp:inline distT="0" distB="0" distL="0" distR="0" wp14:anchorId="425C1A8E" wp14:editId="5A8AB287">
            <wp:extent cx="6588125" cy="3952875"/>
            <wp:effectExtent l="0" t="0" r="3175" b="9525"/>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s_pex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88125" cy="3952875"/>
                    </a:xfrm>
                    <a:prstGeom prst="rect">
                      <a:avLst/>
                    </a:prstGeom>
                  </pic:spPr>
                </pic:pic>
              </a:graphicData>
            </a:graphic>
          </wp:inline>
        </w:drawing>
      </w:r>
    </w:p>
    <w:p w14:paraId="76E1D7A4" w14:textId="4CD71786" w:rsidR="009A3897" w:rsidRDefault="009A3897" w:rsidP="009A3897">
      <w:pPr>
        <w:spacing w:after="0" w:line="240" w:lineRule="auto"/>
        <w:rPr>
          <w:rFonts w:eastAsiaTheme="minorEastAsia"/>
        </w:rPr>
      </w:pPr>
      <w:r w:rsidRPr="002A6EAC">
        <w:rPr>
          <w:rFonts w:eastAsiaTheme="minorEastAsia"/>
          <w:b/>
          <w:bCs/>
        </w:rPr>
        <w:t>Figure 5</w:t>
      </w:r>
      <w:r>
        <w:rPr>
          <w:rFonts w:eastAsiaTheme="minorEastAsia"/>
        </w:rPr>
        <w:t>. Relationship between the probability that the population will reach a quasi-extinction threshold of 50 individuals</w:t>
      </w:r>
      <w:r w:rsidR="007B4DC8">
        <w:rPr>
          <w:rFonts w:eastAsiaTheme="minorEastAsia"/>
        </w:rPr>
        <w:t xml:space="preserve"> in 30 years</w:t>
      </w:r>
      <w:r>
        <w:rPr>
          <w:rFonts w:eastAsiaTheme="minorEastAsia"/>
        </w:rPr>
        <w:t xml:space="preserve"> and the value of each demographic rate. Points represent the proportion of 1000 replicates at each value in which population size in the final year was less than the quasi-extinction threshold. Smoothed lines show the median probability over the range of input values.</w:t>
      </w:r>
      <w:r w:rsidR="00FB0B96">
        <w:rPr>
          <w:rFonts w:eastAsiaTheme="minorEastAsia"/>
        </w:rPr>
        <w:t xml:space="preserve"> Vertical dashed lines are the average demographic rates estimated by the expert team. </w:t>
      </w:r>
    </w:p>
    <w:p w14:paraId="0B47AC77" w14:textId="386CABA1" w:rsidR="005869C9" w:rsidRDefault="005869C9" w:rsidP="009A3897">
      <w:pPr>
        <w:spacing w:after="0" w:line="240" w:lineRule="auto"/>
        <w:rPr>
          <w:rFonts w:eastAsiaTheme="minorEastAsia"/>
        </w:rPr>
      </w:pPr>
    </w:p>
    <w:p w14:paraId="3C010818" w14:textId="0203B172" w:rsidR="005869C9" w:rsidRDefault="005869C9" w:rsidP="009A3897">
      <w:pPr>
        <w:spacing w:after="0" w:line="240" w:lineRule="auto"/>
        <w:rPr>
          <w:rFonts w:eastAsiaTheme="minorEastAsia"/>
        </w:rPr>
      </w:pPr>
      <w:r>
        <w:rPr>
          <w:rFonts w:eastAsiaTheme="minorEastAsia"/>
        </w:rPr>
        <w:t>Quasi-extinction probability was strongly influenced by adult survival</w:t>
      </w:r>
      <w:r w:rsidR="007B4DC8">
        <w:rPr>
          <w:rFonts w:eastAsiaTheme="minorEastAsia"/>
        </w:rPr>
        <w:t>; t</w:t>
      </w:r>
      <w:r>
        <w:rPr>
          <w:rFonts w:eastAsiaTheme="minorEastAsia"/>
        </w:rPr>
        <w:t>he probability of quasi-extinction was less than 5% for all iterations in which adult survival was greater than 0.8</w:t>
      </w:r>
      <w:r w:rsidR="0034207A">
        <w:rPr>
          <w:rFonts w:eastAsiaTheme="minorEastAsia"/>
        </w:rPr>
        <w:t>3</w:t>
      </w:r>
      <w:r>
        <w:rPr>
          <w:rFonts w:eastAsiaTheme="minorEastAsia"/>
        </w:rPr>
        <w:t>.</w:t>
      </w:r>
      <w:r w:rsidR="007B4DC8">
        <w:rPr>
          <w:rFonts w:eastAsiaTheme="minorEastAsia"/>
        </w:rPr>
        <w:t xml:space="preserve"> However, this result is also tied to the choice of a time horizon (here, 30 years). Even if the population is declining, when adult survival is very high there is a higher probability that at least some individuals will persist. </w:t>
      </w:r>
    </w:p>
    <w:p w14:paraId="37803974" w14:textId="3A243F90" w:rsidR="009A3897" w:rsidRDefault="009A3897" w:rsidP="005C00B2">
      <w:pPr>
        <w:spacing w:after="0" w:line="240" w:lineRule="auto"/>
        <w:rPr>
          <w:rFonts w:eastAsiaTheme="minorEastAsia"/>
        </w:rPr>
      </w:pPr>
    </w:p>
    <w:p w14:paraId="1BA74FBB" w14:textId="77777777" w:rsidR="009A3897" w:rsidRDefault="009A3897" w:rsidP="005C00B2">
      <w:pPr>
        <w:spacing w:after="0" w:line="240" w:lineRule="auto"/>
        <w:rPr>
          <w:rFonts w:eastAsiaTheme="minorEastAsia"/>
        </w:rPr>
      </w:pPr>
    </w:p>
    <w:p w14:paraId="2C1CDC80" w14:textId="642BD792" w:rsidR="00015663" w:rsidRDefault="00015663" w:rsidP="005C00B2">
      <w:pPr>
        <w:spacing w:after="0" w:line="240" w:lineRule="auto"/>
        <w:rPr>
          <w:rFonts w:eastAsiaTheme="minorEastAsia"/>
        </w:rPr>
      </w:pPr>
      <w:r>
        <w:rPr>
          <w:rFonts w:eastAsiaTheme="minorEastAsia"/>
          <w:i/>
        </w:rPr>
        <w:t>Density Dependence</w:t>
      </w:r>
    </w:p>
    <w:p w14:paraId="00F9EA90" w14:textId="5A7F93DD" w:rsidR="00015663" w:rsidRDefault="002A06B5" w:rsidP="005C00B2">
      <w:pPr>
        <w:spacing w:after="0" w:line="240" w:lineRule="auto"/>
        <w:rPr>
          <w:rFonts w:eastAsiaTheme="minorEastAsia"/>
        </w:rPr>
      </w:pPr>
      <w:r>
        <w:rPr>
          <w:rFonts w:eastAsiaTheme="minorEastAsia"/>
        </w:rPr>
        <w:t xml:space="preserve">Most wildlife populations face constraints on the maximum number of individuals that can be supported by local resources. We imposed density dependence on this population in the form of a simple population ceiling. </w:t>
      </w:r>
      <w:r w:rsidR="00AB31CA">
        <w:rPr>
          <w:rFonts w:eastAsiaTheme="minorEastAsia"/>
        </w:rPr>
        <w:t xml:space="preserve">Published estimates of PR boa density range from 1-6 </w:t>
      </w:r>
      <w:r w:rsidR="00AB31CA">
        <w:rPr>
          <w:rFonts w:eastAsiaTheme="minorEastAsia"/>
        </w:rPr>
        <w:fldChar w:fldCharType="begin" w:fldLock="1"/>
      </w:r>
      <w:r w:rsidR="004641A5">
        <w:rPr>
          <w:rFonts w:eastAsiaTheme="minorEastAsia"/>
        </w:rPr>
        <w:instrText>ADDIN CSL_CITATION {"citationItems":[{"id":"ITEM-1","itemData":{"author":[{"dropping-particle":"","family":"Mulero-Oliveras","given":"Eneilis S","non-dropping-particle":"","parse-names":false,"suffix":""}],"id":"ITEM-1","issued":{"date-parts":[["2019"]]},"publisher":"University of Puerto Rico","title":"Population and habitat utilization of the Puerto Rican boa (Chilabothrus inornatus) in an urban fragmented habitat.","type":"thesis"},"uris":["http://www.mendeley.com/documents/?uuid=0bdf07ac-1eaf-417c-a493-3bcaa580d7af"]}],"mendeley":{"formattedCitation":"(Mulero-Oliveras 2019)","plainTextFormattedCitation":"(Mulero-Oliveras 2019)","previouslyFormattedCitation":"(Mulero-Oliveras 2019)"},"properties":{"noteIndex":0},"schema":"https://github.com/citation-style-language/schema/raw/master/csl-citation.json"}</w:instrText>
      </w:r>
      <w:r w:rsidR="00AB31CA">
        <w:rPr>
          <w:rFonts w:eastAsiaTheme="minorEastAsia"/>
        </w:rPr>
        <w:fldChar w:fldCharType="separate"/>
      </w:r>
      <w:r w:rsidR="00E47218" w:rsidRPr="00E47218">
        <w:rPr>
          <w:rFonts w:eastAsiaTheme="minorEastAsia"/>
          <w:noProof/>
        </w:rPr>
        <w:t>(Mulero-Oliveras 2019)</w:t>
      </w:r>
      <w:r w:rsidR="00AB31CA">
        <w:rPr>
          <w:rFonts w:eastAsiaTheme="minorEastAsia"/>
        </w:rPr>
        <w:fldChar w:fldCharType="end"/>
      </w:r>
      <w:r w:rsidR="00AB31CA">
        <w:rPr>
          <w:rFonts w:eastAsiaTheme="minorEastAsia"/>
        </w:rPr>
        <w:t>. If all available habitat was used, this correspond</w:t>
      </w:r>
      <w:r w:rsidR="00C6385A">
        <w:rPr>
          <w:rFonts w:eastAsiaTheme="minorEastAsia"/>
        </w:rPr>
        <w:t>s</w:t>
      </w:r>
      <w:r w:rsidR="00AB31CA">
        <w:rPr>
          <w:rFonts w:eastAsiaTheme="minorEastAsia"/>
        </w:rPr>
        <w:t xml:space="preserve"> to a maximum population size ranging from </w:t>
      </w:r>
      <w:r w:rsidR="005108A1">
        <w:rPr>
          <w:rFonts w:eastAsiaTheme="minorEastAsia"/>
        </w:rPr>
        <w:t>389,223</w:t>
      </w:r>
      <w:r w:rsidR="009F54BD">
        <w:rPr>
          <w:rFonts w:eastAsiaTheme="minorEastAsia"/>
        </w:rPr>
        <w:t xml:space="preserve"> to </w:t>
      </w:r>
      <w:r w:rsidR="00AB31CA">
        <w:rPr>
          <w:rFonts w:eastAsiaTheme="minorEastAsia"/>
        </w:rPr>
        <w:t>2,</w:t>
      </w:r>
      <w:r w:rsidR="005108A1">
        <w:rPr>
          <w:rFonts w:eastAsiaTheme="minorEastAsia"/>
        </w:rPr>
        <w:t>335,338</w:t>
      </w:r>
      <w:r w:rsidR="00AB31CA">
        <w:rPr>
          <w:rFonts w:eastAsiaTheme="minorEastAsia"/>
        </w:rPr>
        <w:t xml:space="preserve"> individuals.  </w:t>
      </w:r>
      <w:r w:rsidR="00972F5D">
        <w:rPr>
          <w:rFonts w:eastAsiaTheme="minorEastAsia"/>
        </w:rPr>
        <w:t xml:space="preserve">For each model replication, we randomly drew a population ceiling from a Uniform distribution bounded by this </w:t>
      </w:r>
      <w:commentRangeStart w:id="17"/>
      <w:r w:rsidR="00972F5D">
        <w:rPr>
          <w:rFonts w:eastAsiaTheme="minorEastAsia"/>
        </w:rPr>
        <w:t>minimum and maximum</w:t>
      </w:r>
      <w:commentRangeEnd w:id="17"/>
      <w:r w:rsidR="006711CC">
        <w:rPr>
          <w:rStyle w:val="CommentReference"/>
        </w:rPr>
        <w:commentReference w:id="17"/>
      </w:r>
      <w:r w:rsidR="00972F5D">
        <w:rPr>
          <w:rFonts w:eastAsiaTheme="minorEastAsia"/>
        </w:rPr>
        <w:t xml:space="preserve">. </w:t>
      </w:r>
      <w:r w:rsidR="009F54BD">
        <w:rPr>
          <w:rFonts w:eastAsiaTheme="minorEastAsia"/>
        </w:rPr>
        <w:t>We assumed that reproduction would cease if the ceiling was reached, and therefore imposed a rule that set fecundity equal to zero if the total population size reached the ceiling.</w:t>
      </w:r>
      <w:r w:rsidR="004342E5">
        <w:rPr>
          <w:rFonts w:eastAsiaTheme="minorEastAsia"/>
        </w:rPr>
        <w:t xml:space="preserve"> This approach is a simplified model of how carrying capacity would affect population demographics. It likely that approaching and exceeding carrying capacity would affect multiple demographic processes, but we </w:t>
      </w:r>
      <w:r w:rsidR="005108A1">
        <w:rPr>
          <w:rFonts w:eastAsiaTheme="minorEastAsia"/>
        </w:rPr>
        <w:t xml:space="preserve">do not have </w:t>
      </w:r>
      <w:r w:rsidR="004342E5">
        <w:rPr>
          <w:rFonts w:eastAsiaTheme="minorEastAsia"/>
        </w:rPr>
        <w:t>data to estimate these effects and so implementing a simple fecundity reduction ceiling function allows us to limit population growth without speculating on the functional form of density dependenc</w:t>
      </w:r>
      <w:r w:rsidR="00603A70">
        <w:rPr>
          <w:rFonts w:eastAsiaTheme="minorEastAsia"/>
        </w:rPr>
        <w:t>e</w:t>
      </w:r>
      <w:r w:rsidR="005108A1">
        <w:rPr>
          <w:rFonts w:eastAsiaTheme="minorEastAsia"/>
        </w:rPr>
        <w:t xml:space="preserve"> </w:t>
      </w:r>
      <w:r w:rsidR="005108A1">
        <w:rPr>
          <w:rFonts w:eastAsiaTheme="minorEastAsia"/>
        </w:rPr>
        <w:fldChar w:fldCharType="begin" w:fldLock="1"/>
      </w:r>
      <w:r w:rsidR="005108A1">
        <w:rPr>
          <w:rFonts w:eastAsiaTheme="minorEastAsia"/>
        </w:rPr>
        <w:instrText>ADDIN CSL_CITATION {"citationItems":[{"id":"ITEM-1","itemData":{"DOI":"10.1016/j.gecco.2017.09.004","ISSN":"23519894","abstract":"Assessment of a species’ status is a key part of management decision making for endangered and threatened species under the U.S. Endangered Species Act. Predicting the future state of the species is an essential part of species status assessment, and projection models can play an important role in developing predictions. We built a stochastic simulation model that incorporated parametric and environmental uncertainty to predict the probable future status of the Sonoran desert tortoise in the southwestern United States and North Central Mexico. Sonoran desert tortoise was a Candidate species for listing under the Endangered Species Act, and decision makers wanted to use model predictions in their decision making process. The model accounted for future habitat loss and possible effects of climate change induced droughts to predict future population growth rates, abundances, and quasi-extinction probabilities. Our model predicts that the population will likely decline over the next few decades, but there is very low probability of quasi-extinction less than 75 years into the future. Increases in drought frequency and intensity may increase extinction risk for the species. Our model helped decision makers predict and characterize uncertainty about the future status of the species in their listing decision. We incorporated complex ecological processes (e.g., climate change effects on tortoises) in transparent and explicit ways tailored to support decision making processes related to endangered species.","author":[{"dropping-particle":"","family":"McGowan","given":"Conor P.","non-dropping-particle":"","parse-names":false,"suffix":""},{"dropping-particle":"","family":"Allan","given":"Nathan","non-dropping-particle":"","parse-names":false,"suffix":""},{"dropping-particle":"","family":"Servoss","given":"Jeff","non-dropping-particle":"","parse-names":false,"suffix":""},{"dropping-particle":"","family":"Hedwall","given":"Shaula","non-dropping-particle":"","parse-names":false,"suffix":""},{"dropping-particle":"","family":"Wooldridge","given":"Brian","non-dropping-particle":"","parse-names":false,"suffix":""}],"container-title":"Global Ecology and Conservation","id":"ITEM-1","issued":{"date-parts":[["2017"]]},"page":"119-130","publisher":"Elsevier Ltd","title":"Incorporating population viability models into species status assessment and listing decisions under the U.S. Endangered Species Act","type":"article-journal","volume":"12"},"uris":["http://www.mendeley.com/documents/?uuid=0ad35e70-e660-4fc0-ae24-46052b312e7f"]}],"mendeley":{"formattedCitation":"(McGowan et al. 2017)","plainTextFormattedCitation":"(McGowan et al. 2017)"},"properties":{"noteIndex":0},"schema":"https://github.com/citation-style-language/schema/raw/master/csl-citation.json"}</w:instrText>
      </w:r>
      <w:r w:rsidR="005108A1">
        <w:rPr>
          <w:rFonts w:eastAsiaTheme="minorEastAsia"/>
        </w:rPr>
        <w:fldChar w:fldCharType="separate"/>
      </w:r>
      <w:r w:rsidR="005108A1" w:rsidRPr="005108A1">
        <w:rPr>
          <w:rFonts w:eastAsiaTheme="minorEastAsia"/>
          <w:noProof/>
        </w:rPr>
        <w:t>(McGowan et al. 2017)</w:t>
      </w:r>
      <w:r w:rsidR="005108A1">
        <w:rPr>
          <w:rFonts w:eastAsiaTheme="minorEastAsia"/>
        </w:rPr>
        <w:fldChar w:fldCharType="end"/>
      </w:r>
      <w:r w:rsidR="006F12B1">
        <w:rPr>
          <w:rFonts w:eastAsiaTheme="minorEastAsia"/>
        </w:rPr>
        <w:t xml:space="preserve">. </w:t>
      </w:r>
    </w:p>
    <w:p w14:paraId="2B3F87AE" w14:textId="3F44EE9C" w:rsidR="00CB2972" w:rsidRDefault="00CB2972" w:rsidP="005C00B2">
      <w:pPr>
        <w:spacing w:after="0" w:line="240" w:lineRule="auto"/>
        <w:rPr>
          <w:rFonts w:eastAsiaTheme="minorEastAsia"/>
        </w:rPr>
      </w:pPr>
    </w:p>
    <w:p w14:paraId="579E4B24" w14:textId="0B944D62" w:rsidR="00CB2972" w:rsidRDefault="00CB2972" w:rsidP="005C00B2">
      <w:pPr>
        <w:spacing w:after="0" w:line="240" w:lineRule="auto"/>
        <w:rPr>
          <w:rFonts w:eastAsiaTheme="minorEastAsia"/>
        </w:rPr>
      </w:pPr>
      <w:r>
        <w:rPr>
          <w:rFonts w:eastAsiaTheme="minorEastAsia"/>
          <w:i/>
        </w:rPr>
        <w:t>Temporal Variation in Demographic Rates</w:t>
      </w:r>
    </w:p>
    <w:p w14:paraId="4402AE2A" w14:textId="013F373C" w:rsidR="00CB2972" w:rsidRPr="00B46480" w:rsidRDefault="00EC2593" w:rsidP="005C00B2">
      <w:pPr>
        <w:spacing w:after="0" w:line="240" w:lineRule="auto"/>
        <w:rPr>
          <w:rFonts w:eastAsiaTheme="minorEastAsia"/>
        </w:rPr>
      </w:pPr>
      <w:r>
        <w:rPr>
          <w:rFonts w:eastAsiaTheme="minorEastAsia"/>
        </w:rPr>
        <w:t>Realized</w:t>
      </w:r>
      <w:r w:rsidR="00B46480">
        <w:rPr>
          <w:rFonts w:eastAsiaTheme="minorEastAsia"/>
        </w:rPr>
        <w:t xml:space="preserve"> demographic rates</w:t>
      </w:r>
      <w:r>
        <w:rPr>
          <w:rFonts w:eastAsiaTheme="minorEastAsia"/>
        </w:rPr>
        <w:t xml:space="preserve"> often</w:t>
      </w:r>
      <w:r w:rsidR="00B46480">
        <w:rPr>
          <w:rFonts w:eastAsiaTheme="minorEastAsia"/>
        </w:rPr>
        <w:t xml:space="preserve"> vary annually based on stochastic variation in environmental conditions. To allow for temporal variation in realized rates, we assumed the standard deviation in realized annual rates </w:t>
      </w:r>
      <w:r w:rsidR="00286121">
        <w:rPr>
          <w:rFonts w:eastAsiaTheme="minorEastAsia"/>
        </w:rPr>
        <w:t xml:space="preserve">was </w:t>
      </w:r>
      <w:r w:rsidR="00B46480">
        <w:rPr>
          <w:rFonts w:eastAsiaTheme="minorEastAsia"/>
        </w:rPr>
        <w:t>15% of the mea</w:t>
      </w:r>
      <w:r w:rsidR="00286121">
        <w:rPr>
          <w:rFonts w:eastAsiaTheme="minorEastAsia"/>
        </w:rPr>
        <w:t>n</w:t>
      </w:r>
      <w:r w:rsidR="00B46480">
        <w:rPr>
          <w:rFonts w:eastAsiaTheme="minorEastAsia"/>
        </w:rPr>
        <w:t>.</w:t>
      </w:r>
      <w:r w:rsidR="00286121">
        <w:rPr>
          <w:rFonts w:eastAsiaTheme="minorEastAsia"/>
        </w:rPr>
        <w:t xml:space="preserve"> We used these iteration-specific mean and standard deviation to define the distributions from which annual rates were drawn. Transition probabilities were drawn from a Beta distribution and fecundity rates were drawn from a Log-normal distribution.  </w:t>
      </w:r>
      <w:r w:rsidR="00B46480">
        <w:rPr>
          <w:rFonts w:eastAsiaTheme="minorEastAsia"/>
        </w:rPr>
        <w:t xml:space="preserve">  </w:t>
      </w:r>
    </w:p>
    <w:p w14:paraId="65B908B9" w14:textId="77777777" w:rsidR="00B46480" w:rsidRDefault="00B46480" w:rsidP="005C00B2">
      <w:pPr>
        <w:spacing w:after="0" w:line="240" w:lineRule="auto"/>
        <w:rPr>
          <w:rFonts w:eastAsiaTheme="minorEastAsia"/>
          <w:i/>
        </w:rPr>
      </w:pPr>
    </w:p>
    <w:p w14:paraId="2F1745E2" w14:textId="08830755" w:rsidR="00CB2972" w:rsidRDefault="00CB2972" w:rsidP="005C00B2">
      <w:pPr>
        <w:spacing w:after="0" w:line="240" w:lineRule="auto"/>
        <w:rPr>
          <w:rFonts w:eastAsiaTheme="minorEastAsia"/>
          <w:i/>
        </w:rPr>
      </w:pPr>
      <w:r>
        <w:rPr>
          <w:rFonts w:eastAsiaTheme="minorEastAsia"/>
          <w:i/>
        </w:rPr>
        <w:t xml:space="preserve">Differences </w:t>
      </w:r>
      <w:r w:rsidR="006D5A9F">
        <w:rPr>
          <w:rFonts w:eastAsiaTheme="minorEastAsia"/>
          <w:i/>
        </w:rPr>
        <w:t>Between</w:t>
      </w:r>
      <w:r>
        <w:rPr>
          <w:rFonts w:eastAsiaTheme="minorEastAsia"/>
          <w:i/>
        </w:rPr>
        <w:t xml:space="preserve"> </w:t>
      </w:r>
      <w:r w:rsidR="00A0511C">
        <w:rPr>
          <w:rFonts w:eastAsiaTheme="minorEastAsia"/>
          <w:i/>
        </w:rPr>
        <w:t>Natural and Urban Habitat</w:t>
      </w:r>
    </w:p>
    <w:p w14:paraId="0D081189" w14:textId="25CD6AA4" w:rsidR="00CB2972" w:rsidRDefault="00286121" w:rsidP="005C00B2">
      <w:pPr>
        <w:spacing w:after="0" w:line="240" w:lineRule="auto"/>
        <w:rPr>
          <w:rFonts w:eastAsiaTheme="minorEastAsia"/>
        </w:rPr>
      </w:pPr>
      <w:r>
        <w:rPr>
          <w:rFonts w:eastAsiaTheme="minorEastAsia"/>
        </w:rPr>
        <w:t>PR boas occur in many different habitat</w:t>
      </w:r>
      <w:r w:rsidR="00DD6D97">
        <w:rPr>
          <w:rFonts w:eastAsiaTheme="minorEastAsia"/>
        </w:rPr>
        <w:t>s</w:t>
      </w:r>
      <w:r>
        <w:rPr>
          <w:rFonts w:eastAsiaTheme="minorEastAsia"/>
        </w:rPr>
        <w:t xml:space="preserve"> </w:t>
      </w:r>
      <w:r w:rsidR="00DD6D97">
        <w:rPr>
          <w:rFonts w:eastAsiaTheme="minorEastAsia"/>
        </w:rPr>
        <w:t>across the island</w:t>
      </w:r>
      <w:r>
        <w:rPr>
          <w:rFonts w:eastAsiaTheme="minorEastAsia"/>
        </w:rPr>
        <w:t xml:space="preserve"> and experience different conditions in each habitat type. For this projection, we assumed that boas could occupy either natural or </w:t>
      </w:r>
      <w:r w:rsidR="00A0511C">
        <w:rPr>
          <w:rFonts w:eastAsiaTheme="minorEastAsia"/>
        </w:rPr>
        <w:t>urban (developed)</w:t>
      </w:r>
      <w:r>
        <w:rPr>
          <w:rFonts w:eastAsiaTheme="minorEastAsia"/>
        </w:rPr>
        <w:t xml:space="preserve"> habitat. Natural habitat was defined as all undeveloped forested land. Urban </w:t>
      </w:r>
      <w:r w:rsidR="00DD6D97">
        <w:rPr>
          <w:rFonts w:eastAsiaTheme="minorEastAsia"/>
        </w:rPr>
        <w:t xml:space="preserve">habitat was defined as all medium- to high-development areas. The relative cover of each habitat type was assessed using </w:t>
      </w:r>
      <w:r w:rsidR="006C6308">
        <w:rPr>
          <w:rFonts w:eastAsiaTheme="minorEastAsia"/>
        </w:rPr>
        <w:t>landcover datasets compiled by t</w:t>
      </w:r>
      <w:r w:rsidR="00DD6D97">
        <w:rPr>
          <w:rFonts w:eastAsiaTheme="minorEastAsia"/>
        </w:rPr>
        <w:t xml:space="preserve">he </w:t>
      </w:r>
      <w:r w:rsidR="006C6308">
        <w:rPr>
          <w:rFonts w:eastAsiaTheme="minorEastAsia"/>
        </w:rPr>
        <w:t>Puerto Rico Gap Analysis Project</w:t>
      </w:r>
      <w:r w:rsidR="00E47218">
        <w:rPr>
          <w:rFonts w:eastAsiaTheme="minorEastAsia"/>
        </w:rPr>
        <w:t xml:space="preserve"> </w:t>
      </w:r>
      <w:r w:rsidR="006C6308">
        <w:rPr>
          <w:rFonts w:eastAsiaTheme="minorEastAsia"/>
        </w:rPr>
        <w:fldChar w:fldCharType="begin" w:fldLock="1"/>
      </w:r>
      <w:r w:rsidR="004641A5">
        <w:rPr>
          <w:rFonts w:eastAsiaTheme="minorEastAsia"/>
        </w:rPr>
        <w:instrText>ADDIN CSL_CITATION {"citationItems":[{"id":"ITEM-1","itemData":{"DOI":"10.2737/IITF-GTR-39","abstract":"Gen. Tech. Rep. IITF-GTR-39","author":[{"dropping-particle":"","family":"Gould","given":"W. A.","non-dropping-particle":"","parse-names":false,"suffix":""},{"dropping-particle":"","family":"Alarcon","given":"C.","non-dropping-particle":"","parse-names":false,"suffix":""},{"dropping-particle":"","family":"Fevold","given":"B.","non-dropping-particle":"","parse-names":false,"suffix":""},{"dropping-particle":"","family":"Jimenez","given":"M.E.","non-dropping-particle":"","parse-names":false,"suffix":""},{"dropping-particle":"","family":"Martinuzzi","given":"S.","non-dropping-particle":"","parse-names":false,"suffix":""},{"dropping-particle":"","family":"Potts","given":"G.","non-dropping-particle":"","parse-names":false,"suffix":""},{"dropping-particle":"","family":"Quinones","given":"M.","non-dropping-particle":"","parse-names":false,"suffix":""},{"dropping-particle":"","family":"Solórzano","given":"M.","non-dropping-particle":"","parse-names":false,"suffix":""},{"dropping-particle":"","family":"Ventosa","given":"E.","non-dropping-particle":"","parse-names":false,"suffix":""}],"id":"ITEM-1","issue":"March","issued":{"date-parts":[["2008"]]},"title":"The Puerto Rico Gap Analysis Project Volume 1: land cover, vertebrate species distributions, and land stewardship","type":"report"},"uris":["http://www.mendeley.com/documents/?uuid=66473bca-bcc5-4bb1-a907-33af791c945a"]}],"mendeley":{"formattedCitation":"(Gould et al. 2008)","plainTextFormattedCitation":"(Gould et al. 2008)","previouslyFormattedCitation":"(Gould et al. 2008)"},"properties":{"noteIndex":0},"schema":"https://github.com/citation-style-language/schema/raw/master/csl-citation.json"}</w:instrText>
      </w:r>
      <w:r w:rsidR="006C6308">
        <w:rPr>
          <w:rFonts w:eastAsiaTheme="minorEastAsia"/>
        </w:rPr>
        <w:fldChar w:fldCharType="separate"/>
      </w:r>
      <w:r w:rsidR="00E47218" w:rsidRPr="00E47218">
        <w:rPr>
          <w:rFonts w:eastAsiaTheme="minorEastAsia"/>
          <w:noProof/>
        </w:rPr>
        <w:t>(Gould et al. 2008)</w:t>
      </w:r>
      <w:r w:rsidR="006C6308">
        <w:rPr>
          <w:rFonts w:eastAsiaTheme="minorEastAsia"/>
        </w:rPr>
        <w:fldChar w:fldCharType="end"/>
      </w:r>
      <w:r w:rsidR="006C6308">
        <w:rPr>
          <w:rFonts w:eastAsiaTheme="minorEastAsia"/>
        </w:rPr>
        <w:t>.</w:t>
      </w:r>
      <w:r w:rsidR="00DD6D97">
        <w:rPr>
          <w:rFonts w:eastAsiaTheme="minorEastAsia"/>
        </w:rPr>
        <w:t xml:space="preserve"> </w:t>
      </w:r>
      <w:r w:rsidR="00603A70">
        <w:rPr>
          <w:rFonts w:eastAsiaTheme="minorEastAsia"/>
        </w:rPr>
        <w:t>Experts believed that in</w:t>
      </w:r>
      <w:r w:rsidR="00DD6D97">
        <w:rPr>
          <w:rFonts w:eastAsiaTheme="minorEastAsia"/>
        </w:rPr>
        <w:t xml:space="preserve"> more developed areas, boas may experience higher mortality due to human interactions, road strikes, and the occurrence of feral cats. </w:t>
      </w:r>
      <w:commentRangeStart w:id="18"/>
      <w:r w:rsidR="00DD6D97">
        <w:rPr>
          <w:rFonts w:eastAsiaTheme="minorEastAsia"/>
        </w:rPr>
        <w:t>However, there is also a higher density of small prey (e.g. rats)</w:t>
      </w:r>
      <w:commentRangeEnd w:id="18"/>
      <w:r w:rsidR="006711CC">
        <w:rPr>
          <w:rStyle w:val="CommentReference"/>
        </w:rPr>
        <w:commentReference w:id="18"/>
      </w:r>
      <w:r w:rsidR="00DD6D97">
        <w:rPr>
          <w:rFonts w:eastAsiaTheme="minorEastAsia"/>
        </w:rPr>
        <w:t xml:space="preserve">. Therefore, we assumed that realized demographic rates would be more variable in urban habitats than in natural (baseline) conditions. To include this additional variation, for each iteration we calculated </w:t>
      </w:r>
      <w:commentRangeStart w:id="19"/>
      <w:r w:rsidR="00DD6D97">
        <w:rPr>
          <w:rFonts w:eastAsiaTheme="minorEastAsia"/>
        </w:rPr>
        <w:t xml:space="preserve">realized rates in developed habitats as the average baseline rate multiplied by a randomly drawn habitat effect. For urban habitat, the effect had a minimum of 0.9 and a maximum of 1. </w:t>
      </w:r>
      <w:commentRangeEnd w:id="19"/>
      <w:r w:rsidR="00E16764">
        <w:rPr>
          <w:rStyle w:val="CommentReference"/>
        </w:rPr>
        <w:commentReference w:id="19"/>
      </w:r>
      <w:r w:rsidR="00DD6D97">
        <w:rPr>
          <w:rFonts w:eastAsiaTheme="minorEastAsia"/>
        </w:rPr>
        <w:t xml:space="preserve">This effectively allowed the urban rates to vary within </w:t>
      </w:r>
      <w:commentRangeStart w:id="20"/>
      <w:r w:rsidR="00DD6D97">
        <w:rPr>
          <w:rFonts w:eastAsiaTheme="minorEastAsia"/>
        </w:rPr>
        <w:t>10% of the natural rates</w:t>
      </w:r>
      <w:r w:rsidR="00A0511C">
        <w:rPr>
          <w:rFonts w:eastAsiaTheme="minorEastAsia"/>
        </w:rPr>
        <w:t>.</w:t>
      </w:r>
      <w:r w:rsidR="00E47218">
        <w:rPr>
          <w:rFonts w:eastAsiaTheme="minorEastAsia"/>
        </w:rPr>
        <w:t xml:space="preserve"> </w:t>
      </w:r>
      <w:commentRangeEnd w:id="20"/>
      <w:r w:rsidR="00E16764">
        <w:rPr>
          <w:rStyle w:val="CommentReference"/>
        </w:rPr>
        <w:commentReference w:id="20"/>
      </w:r>
    </w:p>
    <w:p w14:paraId="52DAAEF8" w14:textId="2A7747F2" w:rsidR="00A94E62" w:rsidRDefault="00A94E62" w:rsidP="005C00B2">
      <w:pPr>
        <w:spacing w:after="0" w:line="240" w:lineRule="auto"/>
        <w:rPr>
          <w:rFonts w:eastAsiaTheme="minorEastAsia"/>
        </w:rPr>
      </w:pPr>
    </w:p>
    <w:p w14:paraId="76FC70AD" w14:textId="4F8C5B51" w:rsidR="00A94E62" w:rsidRDefault="00015663" w:rsidP="005C00B2">
      <w:pPr>
        <w:spacing w:after="0" w:line="240" w:lineRule="auto"/>
        <w:rPr>
          <w:rFonts w:eastAsiaTheme="minorEastAsia"/>
        </w:rPr>
      </w:pPr>
      <w:r w:rsidRPr="00B102C1">
        <w:rPr>
          <w:rFonts w:eastAsiaTheme="minorEastAsia"/>
          <w:i/>
          <w:highlight w:val="yellow"/>
        </w:rPr>
        <w:t>Future</w:t>
      </w:r>
      <w:r w:rsidR="00A94E62" w:rsidRPr="00B102C1">
        <w:rPr>
          <w:rFonts w:eastAsiaTheme="minorEastAsia"/>
          <w:i/>
          <w:highlight w:val="yellow"/>
        </w:rPr>
        <w:t xml:space="preserve"> Scenarios</w:t>
      </w:r>
    </w:p>
    <w:p w14:paraId="2248CA45" w14:textId="6863888E" w:rsidR="002134FC" w:rsidRDefault="002134FC" w:rsidP="00C353EB">
      <w:pPr>
        <w:spacing w:after="0" w:line="240" w:lineRule="auto"/>
        <w:rPr>
          <w:rFonts w:eastAsiaTheme="minorEastAsia"/>
        </w:rPr>
      </w:pPr>
      <w:r>
        <w:rPr>
          <w:rFonts w:eastAsiaTheme="minorEastAsia"/>
        </w:rPr>
        <w:t xml:space="preserve">The key threats to this species are habitat loss and human interactions, both of which are linked to increased development and conversion of natural areas into urban areas. </w:t>
      </w:r>
      <w:r w:rsidR="00A94E62">
        <w:rPr>
          <w:rFonts w:eastAsiaTheme="minorEastAsia"/>
        </w:rPr>
        <w:t xml:space="preserve">We </w:t>
      </w:r>
      <w:r w:rsidR="00015663">
        <w:rPr>
          <w:rFonts w:eastAsiaTheme="minorEastAsia"/>
        </w:rPr>
        <w:t>considered future scenarios that included changes in land cove</w:t>
      </w:r>
      <w:r w:rsidR="00A0511C">
        <w:rPr>
          <w:rFonts w:eastAsiaTheme="minorEastAsia"/>
        </w:rPr>
        <w:t>r such that developed areas would encroach upon natural areas</w:t>
      </w:r>
      <w:r w:rsidR="006979C5">
        <w:rPr>
          <w:rFonts w:eastAsiaTheme="minorEastAsia"/>
        </w:rPr>
        <w:t xml:space="preserve">, </w:t>
      </w:r>
      <w:commentRangeStart w:id="21"/>
      <w:r w:rsidR="006979C5">
        <w:rPr>
          <w:rFonts w:eastAsiaTheme="minorEastAsia"/>
        </w:rPr>
        <w:t>resulting in either increased fragmentation of natural areas, loss of habitat area, or both</w:t>
      </w:r>
      <w:commentRangeEnd w:id="21"/>
      <w:r w:rsidR="00E16764">
        <w:rPr>
          <w:rStyle w:val="CommentReference"/>
        </w:rPr>
        <w:commentReference w:id="21"/>
      </w:r>
      <w:r w:rsidR="00A0511C">
        <w:rPr>
          <w:rFonts w:eastAsiaTheme="minorEastAsia"/>
        </w:rPr>
        <w:t xml:space="preserve">. </w:t>
      </w:r>
      <w:r w:rsidR="006979C5">
        <w:rPr>
          <w:rFonts w:eastAsiaTheme="minorEastAsia"/>
        </w:rPr>
        <w:t xml:space="preserve">PR boas can persist in islands of habitat within an urbanized matrix, but </w:t>
      </w:r>
      <w:proofErr w:type="gramStart"/>
      <w:r w:rsidR="00A0511C">
        <w:rPr>
          <w:rFonts w:eastAsiaTheme="minorEastAsia"/>
        </w:rPr>
        <w:t>For</w:t>
      </w:r>
      <w:proofErr w:type="gramEnd"/>
      <w:r w:rsidR="00A0511C">
        <w:rPr>
          <w:rFonts w:eastAsiaTheme="minorEastAsia"/>
        </w:rPr>
        <w:t xml:space="preserve"> the baseline scenario</w:t>
      </w:r>
      <w:r>
        <w:rPr>
          <w:rFonts w:eastAsiaTheme="minorEastAsia"/>
        </w:rPr>
        <w:t>, we assumed the proportion of habitat in natural and urban areas would remain the sa</w:t>
      </w:r>
      <w:r w:rsidR="002836A7">
        <w:rPr>
          <w:rFonts w:eastAsiaTheme="minorEastAsia"/>
        </w:rPr>
        <w:t>me as curr</w:t>
      </w:r>
      <w:r w:rsidR="006979C5">
        <w:rPr>
          <w:rFonts w:eastAsiaTheme="minorEastAsia"/>
        </w:rPr>
        <w:t xml:space="preserve">ent conditions </w:t>
      </w:r>
      <w:r w:rsidR="002836A7">
        <w:rPr>
          <w:rFonts w:eastAsiaTheme="minorEastAsia"/>
        </w:rPr>
        <w:t>(0.</w:t>
      </w:r>
      <w:r w:rsidR="006979C5">
        <w:rPr>
          <w:rFonts w:eastAsiaTheme="minorEastAsia"/>
        </w:rPr>
        <w:t>05</w:t>
      </w:r>
      <w:r w:rsidR="002836A7">
        <w:rPr>
          <w:rFonts w:eastAsiaTheme="minorEastAsia"/>
        </w:rPr>
        <w:t>)</w:t>
      </w:r>
      <w:r w:rsidR="006979C5">
        <w:rPr>
          <w:rFonts w:eastAsiaTheme="minorEastAsia"/>
        </w:rPr>
        <w:t xml:space="preserve"> and that the total amount of habitat would remain constant</w:t>
      </w:r>
      <w:r w:rsidR="002836A7">
        <w:rPr>
          <w:rFonts w:eastAsiaTheme="minorEastAsia"/>
        </w:rPr>
        <w:t xml:space="preserve">. To represent a moderate or severe increase in </w:t>
      </w:r>
      <w:r w:rsidR="006D239F">
        <w:rPr>
          <w:rFonts w:eastAsiaTheme="minorEastAsia"/>
        </w:rPr>
        <w:t>development</w:t>
      </w:r>
      <w:commentRangeStart w:id="22"/>
      <w:commentRangeStart w:id="23"/>
      <w:r w:rsidR="002836A7">
        <w:rPr>
          <w:rFonts w:eastAsiaTheme="minorEastAsia"/>
        </w:rPr>
        <w:t xml:space="preserve">, we also considered scenarios in which the proportion of habitat </w:t>
      </w:r>
      <w:r w:rsidR="006D239F">
        <w:rPr>
          <w:rFonts w:eastAsiaTheme="minorEastAsia"/>
        </w:rPr>
        <w:t xml:space="preserve">that fell within urban areas </w:t>
      </w:r>
      <w:r w:rsidR="002836A7">
        <w:rPr>
          <w:rFonts w:eastAsiaTheme="minorEastAsia"/>
        </w:rPr>
        <w:t>was 0.</w:t>
      </w:r>
      <w:r w:rsidR="006D239F">
        <w:rPr>
          <w:rFonts w:eastAsiaTheme="minorEastAsia"/>
        </w:rPr>
        <w:t>25</w:t>
      </w:r>
      <w:r w:rsidR="002836A7">
        <w:rPr>
          <w:rFonts w:eastAsiaTheme="minorEastAsia"/>
        </w:rPr>
        <w:t xml:space="preserve"> </w:t>
      </w:r>
      <w:r w:rsidR="006979C5">
        <w:rPr>
          <w:rFonts w:eastAsiaTheme="minorEastAsia"/>
        </w:rPr>
        <w:t>or</w:t>
      </w:r>
      <w:r w:rsidR="002836A7">
        <w:rPr>
          <w:rFonts w:eastAsiaTheme="minorEastAsia"/>
        </w:rPr>
        <w:t xml:space="preserve"> 0.</w:t>
      </w:r>
      <w:r w:rsidR="006D239F">
        <w:rPr>
          <w:rFonts w:eastAsiaTheme="minorEastAsia"/>
        </w:rPr>
        <w:t>5</w:t>
      </w:r>
      <w:r w:rsidR="002836A7">
        <w:rPr>
          <w:rFonts w:eastAsiaTheme="minorEastAsia"/>
        </w:rPr>
        <w:t xml:space="preserve">, respectively. </w:t>
      </w:r>
      <w:r w:rsidR="006979C5">
        <w:rPr>
          <w:rFonts w:eastAsiaTheme="minorEastAsia"/>
        </w:rPr>
        <w:t xml:space="preserve">To represent habitat loss, we considered scenarios in which the total amount of habitat was reduced by 25% from current conditions. </w:t>
      </w:r>
      <w:r w:rsidR="00EC6916">
        <w:rPr>
          <w:rFonts w:eastAsiaTheme="minorEastAsia"/>
        </w:rPr>
        <w:t xml:space="preserve">Reducing the total area of available habitat reduced </w:t>
      </w:r>
      <w:r w:rsidR="006979C5">
        <w:rPr>
          <w:rFonts w:eastAsiaTheme="minorEastAsia"/>
        </w:rPr>
        <w:t xml:space="preserve">This resulted in six total scenarios (Table 4). </w:t>
      </w:r>
      <w:commentRangeEnd w:id="22"/>
      <w:r w:rsidR="006979C5">
        <w:rPr>
          <w:rStyle w:val="CommentReference"/>
        </w:rPr>
        <w:commentReference w:id="22"/>
      </w:r>
      <w:commentRangeEnd w:id="23"/>
      <w:r w:rsidR="00184A85">
        <w:rPr>
          <w:rStyle w:val="CommentReference"/>
        </w:rPr>
        <w:commentReference w:id="23"/>
      </w:r>
    </w:p>
    <w:p w14:paraId="0BB6460B" w14:textId="77777777" w:rsidR="00C353EB" w:rsidRDefault="00C353EB" w:rsidP="00C353EB">
      <w:pPr>
        <w:spacing w:after="0" w:line="240" w:lineRule="auto"/>
        <w:rPr>
          <w:rFonts w:eastAsiaTheme="minorEastAsia"/>
        </w:rPr>
      </w:pPr>
    </w:p>
    <w:p w14:paraId="5B13B001" w14:textId="5698157B" w:rsidR="00015663" w:rsidRDefault="00015663" w:rsidP="00015663">
      <w:pPr>
        <w:spacing w:after="0" w:line="240" w:lineRule="auto"/>
        <w:rPr>
          <w:rFonts w:eastAsiaTheme="minorEastAsia"/>
        </w:rPr>
      </w:pPr>
      <w:commentRangeStart w:id="24"/>
      <w:r>
        <w:rPr>
          <w:rFonts w:eastAsiaTheme="minorEastAsia"/>
          <w:i/>
        </w:rPr>
        <w:t>Population Projection</w:t>
      </w:r>
      <w:commentRangeEnd w:id="24"/>
      <w:r w:rsidR="00184A85">
        <w:rPr>
          <w:rStyle w:val="CommentReference"/>
        </w:rPr>
        <w:commentReference w:id="24"/>
      </w:r>
    </w:p>
    <w:p w14:paraId="1D53F24E" w14:textId="7204EF56" w:rsidR="00015663" w:rsidRDefault="00015663" w:rsidP="00015663">
      <w:pPr>
        <w:spacing w:after="0" w:line="240" w:lineRule="auto"/>
        <w:rPr>
          <w:rFonts w:eastAsiaTheme="minorEastAsia"/>
        </w:rPr>
      </w:pPr>
      <w:r>
        <w:rPr>
          <w:rFonts w:eastAsiaTheme="minorEastAsia"/>
        </w:rPr>
        <w:t xml:space="preserve">For each iteration, we drew the initial population size and average demographic rates. The initial population size in each habitat type was equal to the iteration initial population size multiplied by the relative cover of that type (i.e. the proportion of the available habitat in that type). We projected each population for 30 years, starting in the stable stage distribution. For each year, we calculated </w:t>
      </w:r>
      <w:commentRangeStart w:id="25"/>
      <w:r>
        <w:rPr>
          <w:rFonts w:eastAsiaTheme="minorEastAsia"/>
        </w:rPr>
        <w:t>realized demographic rates</w:t>
      </w:r>
      <w:commentRangeEnd w:id="25"/>
      <w:r w:rsidR="00A51C99">
        <w:rPr>
          <w:rStyle w:val="CommentReference"/>
        </w:rPr>
        <w:commentReference w:id="25"/>
      </w:r>
      <w:r>
        <w:rPr>
          <w:rFonts w:eastAsiaTheme="minorEastAsia"/>
        </w:rPr>
        <w:t xml:space="preserve"> as described above and calculated the population size by multiplying the year-specific matrix by the population size in the previous time step. We summed the number of individuals in each stage to determine the total population size and calculated the change in population size from the first year by subtracting the initial population size from the projection population size. </w:t>
      </w:r>
      <w:r w:rsidR="000D0A79">
        <w:rPr>
          <w:rFonts w:eastAsiaTheme="minorEastAsia"/>
        </w:rPr>
        <w:t>We calculated the average population growth rate (</w:t>
      </w:r>
      <w:r w:rsidR="000D0A79">
        <w:rPr>
          <w:rFonts w:eastAsiaTheme="minorEastAsia" w:cstheme="minorHAnsi"/>
        </w:rPr>
        <w:t>λ</w:t>
      </w:r>
      <w:r w:rsidR="000D0A79">
        <w:rPr>
          <w:rFonts w:eastAsiaTheme="minorEastAsia"/>
        </w:rPr>
        <w:t xml:space="preserve">) for each replicate by finding the geometric mean of the year-specific growth rates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t</m:t>
                </m:r>
              </m:sub>
            </m:sSub>
            <m:r>
              <w:rPr>
                <w:rFonts w:ascii="Cambria Math" w:eastAsiaTheme="minorEastAsia" w:hAnsi="Cambria Math"/>
              </w:rPr>
              <m:t>=</m:t>
            </m:r>
            <m:f>
              <m:fPr>
                <m:type m:val="skw"/>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t+1</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m:t>
                    </m:r>
                  </m:sub>
                </m:sSub>
              </m:den>
            </m:f>
          </m:e>
        </m:d>
      </m:oMath>
      <w:r w:rsidR="000D0A79">
        <w:rPr>
          <w:rFonts w:eastAsiaTheme="minorEastAsia"/>
        </w:rPr>
        <w:t xml:space="preserve">. </w:t>
      </w:r>
      <w:r>
        <w:rPr>
          <w:rFonts w:eastAsiaTheme="minorEastAsia"/>
        </w:rPr>
        <w:t xml:space="preserve">We also tracked whether the population fell below a quasi-extinction threshold of 50 individuals in each time step. </w:t>
      </w:r>
      <w:r w:rsidR="000D0A79">
        <w:rPr>
          <w:rFonts w:eastAsiaTheme="minorEastAsia"/>
        </w:rPr>
        <w:t xml:space="preserve">The quasi-extinction probability was calculated </w:t>
      </w:r>
      <w:r w:rsidR="000D0A79">
        <w:rPr>
          <w:rFonts w:eastAsiaTheme="minorEastAsia"/>
        </w:rPr>
        <w:lastRenderedPageBreak/>
        <w:t>as the proportion of replicates in which the population fell below this threshold.</w:t>
      </w:r>
      <w:r w:rsidR="007126E0">
        <w:rPr>
          <w:rFonts w:eastAsiaTheme="minorEastAsia"/>
        </w:rPr>
        <w:t xml:space="preserve"> The probabilities of population growth and decline were calculated as the proportion of replicates in which the average population growth rate was greater than 1 or less than 1, respectively.</w:t>
      </w:r>
    </w:p>
    <w:p w14:paraId="30BCD182" w14:textId="77777777" w:rsidR="00015663" w:rsidRDefault="00015663" w:rsidP="005C00B2">
      <w:pPr>
        <w:spacing w:after="0" w:line="240" w:lineRule="auto"/>
        <w:rPr>
          <w:rFonts w:eastAsiaTheme="minorEastAsia"/>
        </w:rPr>
      </w:pPr>
    </w:p>
    <w:p w14:paraId="4ACFFE58" w14:textId="77777777" w:rsidR="002836A7" w:rsidRDefault="002836A7" w:rsidP="005C00B2">
      <w:pPr>
        <w:spacing w:after="0" w:line="240" w:lineRule="auto"/>
        <w:rPr>
          <w:rFonts w:eastAsiaTheme="minorEastAsia"/>
          <w:b/>
        </w:rPr>
      </w:pPr>
    </w:p>
    <w:p w14:paraId="4F1B7F7B" w14:textId="77777777" w:rsidR="00AB5DC1" w:rsidRDefault="00AB5DC1" w:rsidP="005C00B2">
      <w:pPr>
        <w:spacing w:after="0" w:line="240" w:lineRule="auto"/>
        <w:rPr>
          <w:rFonts w:eastAsiaTheme="minorEastAsia"/>
          <w:b/>
        </w:rPr>
      </w:pPr>
    </w:p>
    <w:p w14:paraId="46D22AF8" w14:textId="77777777" w:rsidR="00AB5DC1" w:rsidRDefault="00AB5DC1" w:rsidP="005C00B2">
      <w:pPr>
        <w:spacing w:after="0" w:line="240" w:lineRule="auto"/>
        <w:rPr>
          <w:rFonts w:eastAsiaTheme="minorEastAsia"/>
          <w:b/>
        </w:rPr>
      </w:pPr>
    </w:p>
    <w:p w14:paraId="1CC7B502" w14:textId="6CF67ACE" w:rsidR="002A06B5" w:rsidRDefault="00082ED8" w:rsidP="005C00B2">
      <w:pPr>
        <w:spacing w:after="0" w:line="240" w:lineRule="auto"/>
        <w:rPr>
          <w:rFonts w:eastAsiaTheme="minorEastAsia"/>
        </w:rPr>
      </w:pPr>
      <w:r>
        <w:rPr>
          <w:rFonts w:eastAsiaTheme="minorEastAsia"/>
          <w:b/>
        </w:rPr>
        <w:t>Results</w:t>
      </w:r>
    </w:p>
    <w:p w14:paraId="7A7455E4" w14:textId="62CBFBB2" w:rsidR="002A06B5" w:rsidRDefault="002A06B5" w:rsidP="005C00B2">
      <w:pPr>
        <w:spacing w:after="0" w:line="240" w:lineRule="auto"/>
        <w:rPr>
          <w:rFonts w:eastAsiaTheme="minorEastAsia"/>
          <w:iCs/>
        </w:rPr>
      </w:pPr>
    </w:p>
    <w:p w14:paraId="4683D439" w14:textId="4E308173" w:rsidR="002836A7" w:rsidRPr="002836A7" w:rsidRDefault="00AB5DC1" w:rsidP="005C00B2">
      <w:pPr>
        <w:spacing w:after="0" w:line="240" w:lineRule="auto"/>
        <w:rPr>
          <w:rFonts w:eastAsiaTheme="minorEastAsia"/>
          <w:iCs/>
        </w:rPr>
      </w:pPr>
      <w:r>
        <w:rPr>
          <w:rFonts w:eastAsiaTheme="minorEastAsia"/>
          <w:iCs/>
        </w:rPr>
        <w:t>In our projections the population</w:t>
      </w:r>
      <w:r w:rsidR="002836A7">
        <w:rPr>
          <w:rFonts w:eastAsiaTheme="minorEastAsia"/>
          <w:iCs/>
        </w:rPr>
        <w:t xml:space="preserve"> </w:t>
      </w:r>
      <w:r>
        <w:rPr>
          <w:rFonts w:eastAsiaTheme="minorEastAsia"/>
          <w:iCs/>
        </w:rPr>
        <w:t>was most</w:t>
      </w:r>
      <w:r w:rsidR="002836A7">
        <w:rPr>
          <w:rFonts w:eastAsiaTheme="minorEastAsia"/>
          <w:iCs/>
        </w:rPr>
        <w:t xml:space="preserve"> likely to increase over a 30-year period (Figure X), with the probability of population decline under baseline conditions 3.</w:t>
      </w:r>
      <w:r w:rsidR="00EC6916">
        <w:rPr>
          <w:rFonts w:eastAsiaTheme="minorEastAsia"/>
          <w:iCs/>
        </w:rPr>
        <w:t>4</w:t>
      </w:r>
      <w:r w:rsidR="002836A7">
        <w:rPr>
          <w:rFonts w:eastAsiaTheme="minorEastAsia"/>
          <w:iCs/>
        </w:rPr>
        <w:t>% (Table X). Increasing the proportion of habitat surrounded by urban areas resulted in a small increase in the probability of decline (</w:t>
      </w:r>
      <w:r w:rsidR="00EC6916">
        <w:rPr>
          <w:rFonts w:eastAsiaTheme="minorEastAsia"/>
          <w:iCs/>
        </w:rPr>
        <w:t>5</w:t>
      </w:r>
      <w:r w:rsidR="002836A7">
        <w:rPr>
          <w:rFonts w:eastAsiaTheme="minorEastAsia"/>
          <w:iCs/>
        </w:rPr>
        <w:t>% when the proportion of urban habitat was 0.</w:t>
      </w:r>
      <w:r w:rsidR="00EC6916">
        <w:rPr>
          <w:rFonts w:eastAsiaTheme="minorEastAsia"/>
          <w:iCs/>
        </w:rPr>
        <w:t>5</w:t>
      </w:r>
      <w:r w:rsidR="002836A7">
        <w:rPr>
          <w:rFonts w:eastAsiaTheme="minorEastAsia"/>
          <w:iCs/>
        </w:rPr>
        <w:t xml:space="preserve">). </w:t>
      </w:r>
      <w:r w:rsidR="00EC6916">
        <w:rPr>
          <w:rFonts w:eastAsiaTheme="minorEastAsia"/>
          <w:iCs/>
        </w:rPr>
        <w:t xml:space="preserve">Reducing the total area of habitat by 25% had a stronger influence on population growth, with a 17% probability of decline if the proportion of urbanized habitat remains low. In the most severe scenario, with 25% reduction in habitat and </w:t>
      </w:r>
      <w:r w:rsidR="00CC6F5D">
        <w:rPr>
          <w:rFonts w:eastAsiaTheme="minorEastAsia"/>
          <w:iCs/>
        </w:rPr>
        <w:t>50% of habitat occurring in urban areas, the probability of population decline is 25%. The probability of reaching the quasi-extinction threshold of 50 individuals was 0 for all scenarios.</w:t>
      </w:r>
    </w:p>
    <w:p w14:paraId="0CE0BC0E" w14:textId="12FCC5A9" w:rsidR="000D384B" w:rsidRPr="00EF70A5" w:rsidRDefault="000D384B" w:rsidP="005C00B2">
      <w:pPr>
        <w:spacing w:after="0" w:line="240" w:lineRule="auto"/>
        <w:rPr>
          <w:rFonts w:eastAsiaTheme="minorEastAsia"/>
          <w:iCs/>
        </w:rPr>
      </w:pPr>
    </w:p>
    <w:p w14:paraId="509C2EAF" w14:textId="4FC95683" w:rsidR="00CD2789" w:rsidRDefault="00CD2789" w:rsidP="005C00B2">
      <w:pPr>
        <w:spacing w:after="0" w:line="240" w:lineRule="auto"/>
      </w:pPr>
    </w:p>
    <w:p w14:paraId="101662AD" w14:textId="77777777" w:rsidR="002836A7" w:rsidRDefault="002836A7" w:rsidP="002836A7">
      <w:pPr>
        <w:spacing w:after="0" w:line="240" w:lineRule="auto"/>
        <w:rPr>
          <w:b/>
          <w:bCs/>
        </w:rPr>
      </w:pPr>
    </w:p>
    <w:p w14:paraId="45D44DF4" w14:textId="2396008E" w:rsidR="002836A7" w:rsidRDefault="002836A7" w:rsidP="002836A7">
      <w:pPr>
        <w:spacing w:after="0" w:line="240" w:lineRule="auto"/>
      </w:pPr>
      <w:r>
        <w:rPr>
          <w:b/>
          <w:bCs/>
        </w:rPr>
        <w:t xml:space="preserve">Table </w:t>
      </w:r>
      <w:commentRangeStart w:id="26"/>
      <w:r w:rsidR="00EC6916">
        <w:rPr>
          <w:b/>
          <w:bCs/>
        </w:rPr>
        <w:t>4</w:t>
      </w:r>
      <w:commentRangeEnd w:id="26"/>
      <w:r w:rsidR="00EC6916">
        <w:rPr>
          <w:rStyle w:val="CommentReference"/>
        </w:rPr>
        <w:commentReference w:id="26"/>
      </w:r>
      <w:r>
        <w:rPr>
          <w:b/>
          <w:bCs/>
        </w:rPr>
        <w:t>.</w:t>
      </w:r>
      <w:r>
        <w:t xml:space="preserve"> The probabilities of quasi-extinction, population increase, and population decrease for each scenario. </w:t>
      </w:r>
    </w:p>
    <w:tbl>
      <w:tblPr>
        <w:tblStyle w:val="TableGrid"/>
        <w:tblW w:w="9759"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4"/>
        <w:gridCol w:w="2086"/>
        <w:gridCol w:w="2151"/>
        <w:gridCol w:w="1792"/>
        <w:gridCol w:w="1318"/>
        <w:gridCol w:w="1318"/>
      </w:tblGrid>
      <w:tr w:rsidR="006979C5" w14:paraId="1C03CB3A" w14:textId="77777777" w:rsidTr="006D239F">
        <w:trPr>
          <w:jc w:val="center"/>
        </w:trPr>
        <w:tc>
          <w:tcPr>
            <w:tcW w:w="1094" w:type="dxa"/>
            <w:tcBorders>
              <w:top w:val="single" w:sz="4" w:space="0" w:color="auto"/>
              <w:bottom w:val="single" w:sz="4" w:space="0" w:color="auto"/>
            </w:tcBorders>
            <w:vAlign w:val="center"/>
          </w:tcPr>
          <w:p w14:paraId="4D176C0D" w14:textId="426F19EF" w:rsidR="006979C5" w:rsidRDefault="006979C5" w:rsidP="006979C5">
            <w:pPr>
              <w:jc w:val="center"/>
              <w:rPr>
                <w:rFonts w:ascii="Calibri" w:hAnsi="Calibri" w:cs="Calibri"/>
                <w:color w:val="000000"/>
              </w:rPr>
            </w:pPr>
            <w:r>
              <w:rPr>
                <w:rFonts w:ascii="Calibri" w:hAnsi="Calibri" w:cs="Calibri"/>
                <w:color w:val="000000"/>
              </w:rPr>
              <w:t>Scenario</w:t>
            </w:r>
          </w:p>
        </w:tc>
        <w:tc>
          <w:tcPr>
            <w:tcW w:w="2086" w:type="dxa"/>
            <w:tcBorders>
              <w:top w:val="single" w:sz="4" w:space="0" w:color="auto"/>
              <w:bottom w:val="single" w:sz="4" w:space="0" w:color="auto"/>
            </w:tcBorders>
            <w:vAlign w:val="center"/>
          </w:tcPr>
          <w:p w14:paraId="7CBF71F0" w14:textId="3F6DA0B2" w:rsidR="006979C5" w:rsidRDefault="006979C5" w:rsidP="006979C5">
            <w:pPr>
              <w:jc w:val="center"/>
            </w:pPr>
            <w:r>
              <w:rPr>
                <w:rFonts w:ascii="Calibri" w:hAnsi="Calibri" w:cs="Calibri"/>
                <w:color w:val="000000"/>
              </w:rPr>
              <w:t>Proportion of habitat in urban areas</w:t>
            </w:r>
          </w:p>
        </w:tc>
        <w:tc>
          <w:tcPr>
            <w:tcW w:w="2151" w:type="dxa"/>
            <w:tcBorders>
              <w:top w:val="single" w:sz="4" w:space="0" w:color="auto"/>
              <w:bottom w:val="single" w:sz="4" w:space="0" w:color="auto"/>
            </w:tcBorders>
            <w:vAlign w:val="center"/>
          </w:tcPr>
          <w:p w14:paraId="329C8666" w14:textId="21D68028" w:rsidR="006979C5" w:rsidRDefault="006979C5" w:rsidP="006979C5">
            <w:pPr>
              <w:jc w:val="center"/>
              <w:rPr>
                <w:rFonts w:ascii="Calibri" w:hAnsi="Calibri" w:cs="Calibri"/>
                <w:color w:val="000000"/>
              </w:rPr>
            </w:pPr>
            <w:r>
              <w:rPr>
                <w:rFonts w:ascii="Calibri" w:hAnsi="Calibri" w:cs="Calibri"/>
                <w:color w:val="000000"/>
              </w:rPr>
              <w:t>Percent reduction in total habitat area</w:t>
            </w:r>
          </w:p>
        </w:tc>
        <w:tc>
          <w:tcPr>
            <w:tcW w:w="1792" w:type="dxa"/>
            <w:tcBorders>
              <w:top w:val="single" w:sz="4" w:space="0" w:color="auto"/>
              <w:bottom w:val="single" w:sz="4" w:space="0" w:color="auto"/>
            </w:tcBorders>
            <w:vAlign w:val="center"/>
          </w:tcPr>
          <w:p w14:paraId="5782FE65" w14:textId="3E67E3D7" w:rsidR="006979C5" w:rsidRDefault="006979C5" w:rsidP="006979C5">
            <w:pPr>
              <w:jc w:val="center"/>
            </w:pPr>
            <w:r>
              <w:rPr>
                <w:rFonts w:ascii="Calibri" w:hAnsi="Calibri" w:cs="Calibri"/>
                <w:color w:val="000000"/>
              </w:rPr>
              <w:t>Quasi-extinction</w:t>
            </w:r>
          </w:p>
        </w:tc>
        <w:tc>
          <w:tcPr>
            <w:tcW w:w="1318" w:type="dxa"/>
            <w:tcBorders>
              <w:top w:val="single" w:sz="4" w:space="0" w:color="auto"/>
              <w:bottom w:val="single" w:sz="4" w:space="0" w:color="auto"/>
            </w:tcBorders>
            <w:vAlign w:val="center"/>
          </w:tcPr>
          <w:p w14:paraId="26210848" w14:textId="77777777" w:rsidR="006D239F" w:rsidRDefault="006979C5" w:rsidP="006979C5">
            <w:pPr>
              <w:jc w:val="center"/>
              <w:rPr>
                <w:rFonts w:ascii="Calibri" w:hAnsi="Calibri" w:cs="Calibri"/>
                <w:color w:val="000000"/>
              </w:rPr>
            </w:pPr>
            <w:r>
              <w:rPr>
                <w:rFonts w:ascii="Calibri" w:hAnsi="Calibri" w:cs="Calibri"/>
                <w:color w:val="000000"/>
              </w:rPr>
              <w:t>Population</w:t>
            </w:r>
          </w:p>
          <w:p w14:paraId="57664C6B" w14:textId="388D7728" w:rsidR="006979C5" w:rsidRDefault="006979C5" w:rsidP="006979C5">
            <w:pPr>
              <w:jc w:val="center"/>
            </w:pPr>
            <w:r>
              <w:rPr>
                <w:rFonts w:ascii="Calibri" w:hAnsi="Calibri" w:cs="Calibri"/>
                <w:color w:val="000000"/>
              </w:rPr>
              <w:t>increase</w:t>
            </w:r>
          </w:p>
        </w:tc>
        <w:tc>
          <w:tcPr>
            <w:tcW w:w="1318" w:type="dxa"/>
            <w:tcBorders>
              <w:top w:val="single" w:sz="4" w:space="0" w:color="auto"/>
              <w:bottom w:val="single" w:sz="4" w:space="0" w:color="auto"/>
            </w:tcBorders>
            <w:vAlign w:val="center"/>
          </w:tcPr>
          <w:p w14:paraId="0F69FA44" w14:textId="77777777" w:rsidR="006D239F" w:rsidRDefault="006979C5" w:rsidP="006979C5">
            <w:pPr>
              <w:jc w:val="center"/>
              <w:rPr>
                <w:rFonts w:ascii="Calibri" w:hAnsi="Calibri" w:cs="Calibri"/>
                <w:color w:val="000000"/>
              </w:rPr>
            </w:pPr>
            <w:r>
              <w:rPr>
                <w:rFonts w:ascii="Calibri" w:hAnsi="Calibri" w:cs="Calibri"/>
                <w:color w:val="000000"/>
              </w:rPr>
              <w:t>Population</w:t>
            </w:r>
          </w:p>
          <w:p w14:paraId="0A8E9C03" w14:textId="48EB8C16" w:rsidR="006979C5" w:rsidRDefault="006979C5" w:rsidP="006979C5">
            <w:pPr>
              <w:jc w:val="center"/>
            </w:pPr>
            <w:r>
              <w:rPr>
                <w:rFonts w:ascii="Calibri" w:hAnsi="Calibri" w:cs="Calibri"/>
                <w:color w:val="000000"/>
              </w:rPr>
              <w:t>decline</w:t>
            </w:r>
          </w:p>
        </w:tc>
      </w:tr>
      <w:tr w:rsidR="006979C5" w14:paraId="53F0C47C" w14:textId="77777777" w:rsidTr="006D239F">
        <w:trPr>
          <w:jc w:val="center"/>
        </w:trPr>
        <w:tc>
          <w:tcPr>
            <w:tcW w:w="1094" w:type="dxa"/>
            <w:tcBorders>
              <w:top w:val="single" w:sz="4" w:space="0" w:color="auto"/>
            </w:tcBorders>
            <w:vAlign w:val="center"/>
          </w:tcPr>
          <w:p w14:paraId="06A85C79" w14:textId="50A51C4E" w:rsidR="006979C5" w:rsidRDefault="006979C5" w:rsidP="006979C5">
            <w:pPr>
              <w:jc w:val="center"/>
              <w:rPr>
                <w:rFonts w:ascii="Calibri" w:hAnsi="Calibri" w:cs="Calibri"/>
                <w:color w:val="000000"/>
              </w:rPr>
            </w:pPr>
            <w:r>
              <w:rPr>
                <w:rFonts w:ascii="Calibri" w:hAnsi="Calibri" w:cs="Calibri"/>
                <w:color w:val="000000"/>
              </w:rPr>
              <w:t>A</w:t>
            </w:r>
          </w:p>
        </w:tc>
        <w:tc>
          <w:tcPr>
            <w:tcW w:w="2086" w:type="dxa"/>
            <w:tcBorders>
              <w:top w:val="single" w:sz="4" w:space="0" w:color="auto"/>
            </w:tcBorders>
            <w:vAlign w:val="center"/>
          </w:tcPr>
          <w:p w14:paraId="58982305" w14:textId="01EB2D15" w:rsidR="006979C5" w:rsidRDefault="006979C5" w:rsidP="006979C5">
            <w:pPr>
              <w:jc w:val="center"/>
            </w:pPr>
            <w:r>
              <w:rPr>
                <w:rFonts w:ascii="Calibri" w:hAnsi="Calibri" w:cs="Calibri"/>
                <w:color w:val="000000"/>
              </w:rPr>
              <w:t>0.05</w:t>
            </w:r>
          </w:p>
        </w:tc>
        <w:tc>
          <w:tcPr>
            <w:tcW w:w="2151" w:type="dxa"/>
            <w:tcBorders>
              <w:top w:val="single" w:sz="4" w:space="0" w:color="auto"/>
            </w:tcBorders>
            <w:vAlign w:val="center"/>
          </w:tcPr>
          <w:p w14:paraId="650AAC99" w14:textId="6BE2ADAC" w:rsidR="006979C5" w:rsidRDefault="006979C5" w:rsidP="006979C5">
            <w:pPr>
              <w:jc w:val="center"/>
              <w:rPr>
                <w:rFonts w:ascii="Calibri" w:hAnsi="Calibri" w:cs="Calibri"/>
                <w:color w:val="000000"/>
              </w:rPr>
            </w:pPr>
            <w:r>
              <w:rPr>
                <w:rFonts w:ascii="Calibri" w:hAnsi="Calibri" w:cs="Calibri"/>
                <w:color w:val="000000"/>
              </w:rPr>
              <w:t>0%</w:t>
            </w:r>
          </w:p>
        </w:tc>
        <w:tc>
          <w:tcPr>
            <w:tcW w:w="1792" w:type="dxa"/>
            <w:tcBorders>
              <w:top w:val="single" w:sz="4" w:space="0" w:color="auto"/>
            </w:tcBorders>
            <w:vAlign w:val="center"/>
          </w:tcPr>
          <w:p w14:paraId="5F84646F" w14:textId="39DCC1FC" w:rsidR="006979C5" w:rsidRDefault="006979C5" w:rsidP="006979C5">
            <w:pPr>
              <w:jc w:val="center"/>
            </w:pPr>
            <w:r>
              <w:rPr>
                <w:rFonts w:ascii="Calibri" w:hAnsi="Calibri" w:cs="Calibri"/>
                <w:color w:val="000000"/>
              </w:rPr>
              <w:t>0</w:t>
            </w:r>
          </w:p>
        </w:tc>
        <w:tc>
          <w:tcPr>
            <w:tcW w:w="1318" w:type="dxa"/>
            <w:tcBorders>
              <w:top w:val="single" w:sz="4" w:space="0" w:color="auto"/>
            </w:tcBorders>
            <w:vAlign w:val="center"/>
          </w:tcPr>
          <w:p w14:paraId="750DEC8F" w14:textId="71611F46" w:rsidR="006979C5" w:rsidRDefault="00DC4411" w:rsidP="006979C5">
            <w:pPr>
              <w:jc w:val="center"/>
            </w:pPr>
            <w:r>
              <w:t>0.966</w:t>
            </w:r>
          </w:p>
        </w:tc>
        <w:tc>
          <w:tcPr>
            <w:tcW w:w="1318" w:type="dxa"/>
            <w:tcBorders>
              <w:top w:val="single" w:sz="4" w:space="0" w:color="auto"/>
            </w:tcBorders>
            <w:vAlign w:val="center"/>
          </w:tcPr>
          <w:p w14:paraId="32391BEB" w14:textId="58A24818" w:rsidR="006979C5" w:rsidRDefault="00EC6916" w:rsidP="006979C5">
            <w:pPr>
              <w:jc w:val="center"/>
            </w:pPr>
            <w:r>
              <w:t>0.034</w:t>
            </w:r>
          </w:p>
        </w:tc>
      </w:tr>
      <w:tr w:rsidR="006979C5" w14:paraId="6EEA7B9C" w14:textId="77777777" w:rsidTr="006D239F">
        <w:trPr>
          <w:jc w:val="center"/>
        </w:trPr>
        <w:tc>
          <w:tcPr>
            <w:tcW w:w="1094" w:type="dxa"/>
            <w:vAlign w:val="center"/>
          </w:tcPr>
          <w:p w14:paraId="3327CFB4" w14:textId="5AFA570D" w:rsidR="006979C5" w:rsidRDefault="006979C5" w:rsidP="006979C5">
            <w:pPr>
              <w:jc w:val="center"/>
              <w:rPr>
                <w:rFonts w:ascii="Calibri" w:hAnsi="Calibri" w:cs="Calibri"/>
                <w:color w:val="000000"/>
              </w:rPr>
            </w:pPr>
            <w:r>
              <w:rPr>
                <w:rFonts w:ascii="Calibri" w:hAnsi="Calibri" w:cs="Calibri"/>
                <w:color w:val="000000"/>
              </w:rPr>
              <w:t>B</w:t>
            </w:r>
          </w:p>
        </w:tc>
        <w:tc>
          <w:tcPr>
            <w:tcW w:w="2086" w:type="dxa"/>
            <w:vAlign w:val="center"/>
          </w:tcPr>
          <w:p w14:paraId="56AEB923" w14:textId="1CB83123" w:rsidR="006979C5" w:rsidRPr="006979C5" w:rsidRDefault="006979C5" w:rsidP="006979C5">
            <w:pPr>
              <w:jc w:val="center"/>
              <w:rPr>
                <w:rFonts w:ascii="Calibri" w:hAnsi="Calibri" w:cs="Calibri"/>
                <w:color w:val="000000"/>
              </w:rPr>
            </w:pPr>
            <w:r>
              <w:rPr>
                <w:rFonts w:ascii="Calibri" w:hAnsi="Calibri" w:cs="Calibri"/>
                <w:color w:val="000000"/>
              </w:rPr>
              <w:t>0.25</w:t>
            </w:r>
          </w:p>
        </w:tc>
        <w:tc>
          <w:tcPr>
            <w:tcW w:w="2151" w:type="dxa"/>
            <w:vAlign w:val="center"/>
          </w:tcPr>
          <w:p w14:paraId="531CDFB9" w14:textId="3DD93F60" w:rsidR="006979C5" w:rsidRDefault="006979C5" w:rsidP="006979C5">
            <w:pPr>
              <w:jc w:val="center"/>
              <w:rPr>
                <w:rFonts w:ascii="Calibri" w:hAnsi="Calibri" w:cs="Calibri"/>
                <w:color w:val="000000"/>
              </w:rPr>
            </w:pPr>
            <w:r>
              <w:rPr>
                <w:rFonts w:ascii="Calibri" w:hAnsi="Calibri" w:cs="Calibri"/>
                <w:color w:val="000000"/>
              </w:rPr>
              <w:t>0%</w:t>
            </w:r>
          </w:p>
        </w:tc>
        <w:tc>
          <w:tcPr>
            <w:tcW w:w="1792" w:type="dxa"/>
            <w:vAlign w:val="center"/>
          </w:tcPr>
          <w:p w14:paraId="080169BB" w14:textId="658C516E" w:rsidR="006979C5" w:rsidRDefault="006979C5" w:rsidP="006979C5">
            <w:pPr>
              <w:jc w:val="center"/>
            </w:pPr>
            <w:r>
              <w:rPr>
                <w:rFonts w:ascii="Calibri" w:hAnsi="Calibri" w:cs="Calibri"/>
                <w:color w:val="000000"/>
              </w:rPr>
              <w:t>0</w:t>
            </w:r>
          </w:p>
        </w:tc>
        <w:tc>
          <w:tcPr>
            <w:tcW w:w="1318" w:type="dxa"/>
            <w:vAlign w:val="center"/>
          </w:tcPr>
          <w:p w14:paraId="3941E1A2" w14:textId="34E65A85" w:rsidR="006979C5" w:rsidRDefault="00DC4411" w:rsidP="006979C5">
            <w:pPr>
              <w:jc w:val="center"/>
            </w:pPr>
            <w:r>
              <w:t>0.949</w:t>
            </w:r>
          </w:p>
        </w:tc>
        <w:tc>
          <w:tcPr>
            <w:tcW w:w="1318" w:type="dxa"/>
            <w:vAlign w:val="center"/>
          </w:tcPr>
          <w:p w14:paraId="2F79CE42" w14:textId="7F59F37B" w:rsidR="006979C5" w:rsidRDefault="00EC6916" w:rsidP="006979C5">
            <w:pPr>
              <w:jc w:val="center"/>
            </w:pPr>
            <w:r>
              <w:t>0.051</w:t>
            </w:r>
          </w:p>
        </w:tc>
      </w:tr>
      <w:tr w:rsidR="006979C5" w14:paraId="04682EEB" w14:textId="77777777" w:rsidTr="006D239F">
        <w:trPr>
          <w:jc w:val="center"/>
        </w:trPr>
        <w:tc>
          <w:tcPr>
            <w:tcW w:w="1094" w:type="dxa"/>
            <w:vAlign w:val="center"/>
          </w:tcPr>
          <w:p w14:paraId="60755CCB" w14:textId="4C3A897C" w:rsidR="006979C5" w:rsidRDefault="006979C5" w:rsidP="006979C5">
            <w:pPr>
              <w:jc w:val="center"/>
              <w:rPr>
                <w:rFonts w:ascii="Calibri" w:hAnsi="Calibri" w:cs="Calibri"/>
                <w:color w:val="000000"/>
              </w:rPr>
            </w:pPr>
            <w:r>
              <w:rPr>
                <w:rFonts w:ascii="Calibri" w:hAnsi="Calibri" w:cs="Calibri"/>
                <w:color w:val="000000"/>
              </w:rPr>
              <w:t>C</w:t>
            </w:r>
          </w:p>
        </w:tc>
        <w:tc>
          <w:tcPr>
            <w:tcW w:w="2086" w:type="dxa"/>
            <w:vAlign w:val="center"/>
          </w:tcPr>
          <w:p w14:paraId="3495145F" w14:textId="11820069" w:rsidR="006979C5" w:rsidRDefault="006979C5" w:rsidP="006979C5">
            <w:pPr>
              <w:jc w:val="center"/>
            </w:pPr>
            <w:r>
              <w:rPr>
                <w:rFonts w:ascii="Calibri" w:hAnsi="Calibri" w:cs="Calibri"/>
                <w:color w:val="000000"/>
              </w:rPr>
              <w:t>0.5</w:t>
            </w:r>
          </w:p>
        </w:tc>
        <w:tc>
          <w:tcPr>
            <w:tcW w:w="2151" w:type="dxa"/>
            <w:vAlign w:val="center"/>
          </w:tcPr>
          <w:p w14:paraId="715982A0" w14:textId="187CBAC7" w:rsidR="006979C5" w:rsidRDefault="006979C5" w:rsidP="006979C5">
            <w:pPr>
              <w:jc w:val="center"/>
              <w:rPr>
                <w:rFonts w:ascii="Calibri" w:hAnsi="Calibri" w:cs="Calibri"/>
                <w:color w:val="000000"/>
              </w:rPr>
            </w:pPr>
            <w:r>
              <w:rPr>
                <w:rFonts w:ascii="Calibri" w:hAnsi="Calibri" w:cs="Calibri"/>
                <w:color w:val="000000"/>
              </w:rPr>
              <w:t>0%</w:t>
            </w:r>
          </w:p>
        </w:tc>
        <w:tc>
          <w:tcPr>
            <w:tcW w:w="1792" w:type="dxa"/>
            <w:vAlign w:val="center"/>
          </w:tcPr>
          <w:p w14:paraId="563B4E5C" w14:textId="15BF923A" w:rsidR="006979C5" w:rsidRDefault="006979C5" w:rsidP="006979C5">
            <w:pPr>
              <w:jc w:val="center"/>
            </w:pPr>
            <w:r>
              <w:rPr>
                <w:rFonts w:ascii="Calibri" w:hAnsi="Calibri" w:cs="Calibri"/>
                <w:color w:val="000000"/>
              </w:rPr>
              <w:t>0</w:t>
            </w:r>
          </w:p>
        </w:tc>
        <w:tc>
          <w:tcPr>
            <w:tcW w:w="1318" w:type="dxa"/>
            <w:vAlign w:val="center"/>
          </w:tcPr>
          <w:p w14:paraId="3C3A150F" w14:textId="11937D99" w:rsidR="006979C5" w:rsidRDefault="00DC4411" w:rsidP="006979C5">
            <w:pPr>
              <w:jc w:val="center"/>
            </w:pPr>
            <w:r>
              <w:t>0.953</w:t>
            </w:r>
          </w:p>
        </w:tc>
        <w:tc>
          <w:tcPr>
            <w:tcW w:w="1318" w:type="dxa"/>
            <w:vAlign w:val="center"/>
          </w:tcPr>
          <w:p w14:paraId="1B46C109" w14:textId="27F3DC69" w:rsidR="006979C5" w:rsidRDefault="00EC6916" w:rsidP="006979C5">
            <w:pPr>
              <w:jc w:val="center"/>
            </w:pPr>
            <w:r>
              <w:t>0.047</w:t>
            </w:r>
          </w:p>
        </w:tc>
      </w:tr>
      <w:tr w:rsidR="006979C5" w14:paraId="2CFFAD2A" w14:textId="77777777" w:rsidTr="006D239F">
        <w:trPr>
          <w:jc w:val="center"/>
        </w:trPr>
        <w:tc>
          <w:tcPr>
            <w:tcW w:w="1094" w:type="dxa"/>
            <w:vAlign w:val="center"/>
          </w:tcPr>
          <w:p w14:paraId="4B70A78E" w14:textId="39CE96D0" w:rsidR="006979C5" w:rsidRDefault="006979C5" w:rsidP="006979C5">
            <w:pPr>
              <w:jc w:val="center"/>
              <w:rPr>
                <w:rFonts w:ascii="Calibri" w:hAnsi="Calibri" w:cs="Calibri"/>
                <w:color w:val="000000"/>
              </w:rPr>
            </w:pPr>
            <w:r>
              <w:rPr>
                <w:rFonts w:ascii="Calibri" w:hAnsi="Calibri" w:cs="Calibri"/>
                <w:color w:val="000000"/>
              </w:rPr>
              <w:t>D</w:t>
            </w:r>
          </w:p>
        </w:tc>
        <w:tc>
          <w:tcPr>
            <w:tcW w:w="2086" w:type="dxa"/>
            <w:vAlign w:val="center"/>
          </w:tcPr>
          <w:p w14:paraId="3BD8D771" w14:textId="6330D7ED" w:rsidR="006979C5" w:rsidRDefault="006979C5" w:rsidP="006979C5">
            <w:pPr>
              <w:jc w:val="center"/>
              <w:rPr>
                <w:rFonts w:ascii="Calibri" w:hAnsi="Calibri" w:cs="Calibri"/>
                <w:color w:val="000000"/>
              </w:rPr>
            </w:pPr>
            <w:r>
              <w:rPr>
                <w:rFonts w:ascii="Calibri" w:hAnsi="Calibri" w:cs="Calibri"/>
                <w:color w:val="000000"/>
              </w:rPr>
              <w:t>0.05</w:t>
            </w:r>
          </w:p>
        </w:tc>
        <w:tc>
          <w:tcPr>
            <w:tcW w:w="2151" w:type="dxa"/>
            <w:vAlign w:val="center"/>
          </w:tcPr>
          <w:p w14:paraId="08CDD043" w14:textId="35D762CA" w:rsidR="006979C5" w:rsidRDefault="006979C5" w:rsidP="006979C5">
            <w:pPr>
              <w:jc w:val="center"/>
              <w:rPr>
                <w:rFonts w:ascii="Calibri" w:hAnsi="Calibri" w:cs="Calibri"/>
                <w:color w:val="000000"/>
              </w:rPr>
            </w:pPr>
            <w:r>
              <w:rPr>
                <w:rFonts w:ascii="Calibri" w:hAnsi="Calibri" w:cs="Calibri"/>
                <w:color w:val="000000"/>
              </w:rPr>
              <w:t>25%</w:t>
            </w:r>
          </w:p>
        </w:tc>
        <w:tc>
          <w:tcPr>
            <w:tcW w:w="1792" w:type="dxa"/>
            <w:vAlign w:val="center"/>
          </w:tcPr>
          <w:p w14:paraId="5ABB5562" w14:textId="35D4CDA0" w:rsidR="006979C5" w:rsidRDefault="00EC6916" w:rsidP="006979C5">
            <w:pPr>
              <w:jc w:val="center"/>
              <w:rPr>
                <w:rFonts w:ascii="Calibri" w:hAnsi="Calibri" w:cs="Calibri"/>
                <w:color w:val="000000"/>
              </w:rPr>
            </w:pPr>
            <w:r>
              <w:rPr>
                <w:rFonts w:ascii="Calibri" w:hAnsi="Calibri" w:cs="Calibri"/>
                <w:color w:val="000000"/>
              </w:rPr>
              <w:t>0</w:t>
            </w:r>
          </w:p>
        </w:tc>
        <w:tc>
          <w:tcPr>
            <w:tcW w:w="1318" w:type="dxa"/>
            <w:vAlign w:val="center"/>
          </w:tcPr>
          <w:p w14:paraId="5FC76F89" w14:textId="0C0BAFDA" w:rsidR="006979C5" w:rsidRDefault="00EC6916" w:rsidP="006979C5">
            <w:pPr>
              <w:jc w:val="center"/>
              <w:rPr>
                <w:rFonts w:ascii="Calibri" w:hAnsi="Calibri" w:cs="Calibri"/>
                <w:color w:val="000000"/>
              </w:rPr>
            </w:pPr>
            <w:r>
              <w:rPr>
                <w:rFonts w:ascii="Calibri" w:hAnsi="Calibri" w:cs="Calibri"/>
                <w:color w:val="000000"/>
              </w:rPr>
              <w:t>0.832</w:t>
            </w:r>
          </w:p>
        </w:tc>
        <w:tc>
          <w:tcPr>
            <w:tcW w:w="1318" w:type="dxa"/>
            <w:vAlign w:val="center"/>
          </w:tcPr>
          <w:p w14:paraId="010EB9EF" w14:textId="6FA5FC1C" w:rsidR="006979C5" w:rsidRDefault="00EC6916" w:rsidP="006979C5">
            <w:pPr>
              <w:jc w:val="center"/>
              <w:rPr>
                <w:rFonts w:ascii="Calibri" w:hAnsi="Calibri" w:cs="Calibri"/>
                <w:color w:val="000000"/>
              </w:rPr>
            </w:pPr>
            <w:r>
              <w:rPr>
                <w:rFonts w:ascii="Calibri" w:hAnsi="Calibri" w:cs="Calibri"/>
                <w:color w:val="000000"/>
              </w:rPr>
              <w:t>0.168</w:t>
            </w:r>
          </w:p>
        </w:tc>
      </w:tr>
      <w:tr w:rsidR="006979C5" w14:paraId="5D1D8BC8" w14:textId="77777777" w:rsidTr="006D239F">
        <w:trPr>
          <w:jc w:val="center"/>
        </w:trPr>
        <w:tc>
          <w:tcPr>
            <w:tcW w:w="1094" w:type="dxa"/>
            <w:vAlign w:val="center"/>
          </w:tcPr>
          <w:p w14:paraId="63E7E07B" w14:textId="457C7DA2" w:rsidR="006979C5" w:rsidRDefault="006979C5" w:rsidP="006979C5">
            <w:pPr>
              <w:jc w:val="center"/>
              <w:rPr>
                <w:rFonts w:ascii="Calibri" w:hAnsi="Calibri" w:cs="Calibri"/>
                <w:color w:val="000000"/>
              </w:rPr>
            </w:pPr>
            <w:r>
              <w:rPr>
                <w:rFonts w:ascii="Calibri" w:hAnsi="Calibri" w:cs="Calibri"/>
                <w:color w:val="000000"/>
              </w:rPr>
              <w:t>E</w:t>
            </w:r>
          </w:p>
        </w:tc>
        <w:tc>
          <w:tcPr>
            <w:tcW w:w="2086" w:type="dxa"/>
            <w:vAlign w:val="center"/>
          </w:tcPr>
          <w:p w14:paraId="519BC25F" w14:textId="63D88CDE" w:rsidR="006979C5" w:rsidRDefault="006979C5" w:rsidP="006979C5">
            <w:pPr>
              <w:jc w:val="center"/>
              <w:rPr>
                <w:rFonts w:ascii="Calibri" w:hAnsi="Calibri" w:cs="Calibri"/>
                <w:color w:val="000000"/>
              </w:rPr>
            </w:pPr>
            <w:r>
              <w:rPr>
                <w:rFonts w:ascii="Calibri" w:hAnsi="Calibri" w:cs="Calibri"/>
                <w:color w:val="000000"/>
              </w:rPr>
              <w:t>0.25</w:t>
            </w:r>
          </w:p>
        </w:tc>
        <w:tc>
          <w:tcPr>
            <w:tcW w:w="2151" w:type="dxa"/>
            <w:vAlign w:val="center"/>
          </w:tcPr>
          <w:p w14:paraId="5F7CA1BC" w14:textId="3E4DD6A4" w:rsidR="006979C5" w:rsidRDefault="006979C5" w:rsidP="006979C5">
            <w:pPr>
              <w:jc w:val="center"/>
              <w:rPr>
                <w:rFonts w:ascii="Calibri" w:hAnsi="Calibri" w:cs="Calibri"/>
                <w:color w:val="000000"/>
              </w:rPr>
            </w:pPr>
            <w:r>
              <w:rPr>
                <w:rFonts w:ascii="Calibri" w:hAnsi="Calibri" w:cs="Calibri"/>
                <w:color w:val="000000"/>
              </w:rPr>
              <w:t>25%</w:t>
            </w:r>
          </w:p>
        </w:tc>
        <w:tc>
          <w:tcPr>
            <w:tcW w:w="1792" w:type="dxa"/>
            <w:vAlign w:val="center"/>
          </w:tcPr>
          <w:p w14:paraId="4B55805D" w14:textId="3FE13F8D" w:rsidR="006979C5" w:rsidRDefault="00EC6916" w:rsidP="006979C5">
            <w:pPr>
              <w:jc w:val="center"/>
              <w:rPr>
                <w:rFonts w:ascii="Calibri" w:hAnsi="Calibri" w:cs="Calibri"/>
                <w:color w:val="000000"/>
              </w:rPr>
            </w:pPr>
            <w:r>
              <w:rPr>
                <w:rFonts w:ascii="Calibri" w:hAnsi="Calibri" w:cs="Calibri"/>
                <w:color w:val="000000"/>
              </w:rPr>
              <w:t>0</w:t>
            </w:r>
          </w:p>
        </w:tc>
        <w:tc>
          <w:tcPr>
            <w:tcW w:w="1318" w:type="dxa"/>
            <w:vAlign w:val="center"/>
          </w:tcPr>
          <w:p w14:paraId="2A2A4C2C" w14:textId="5882867E" w:rsidR="006979C5" w:rsidRDefault="00EC6916" w:rsidP="006979C5">
            <w:pPr>
              <w:jc w:val="center"/>
              <w:rPr>
                <w:rFonts w:ascii="Calibri" w:hAnsi="Calibri" w:cs="Calibri"/>
                <w:color w:val="000000"/>
              </w:rPr>
            </w:pPr>
            <w:r>
              <w:rPr>
                <w:rFonts w:ascii="Calibri" w:hAnsi="Calibri" w:cs="Calibri"/>
                <w:color w:val="000000"/>
              </w:rPr>
              <w:t>0.821</w:t>
            </w:r>
          </w:p>
        </w:tc>
        <w:tc>
          <w:tcPr>
            <w:tcW w:w="1318" w:type="dxa"/>
            <w:vAlign w:val="center"/>
          </w:tcPr>
          <w:p w14:paraId="33B90C67" w14:textId="10818964" w:rsidR="006979C5" w:rsidRDefault="00EC6916" w:rsidP="006979C5">
            <w:pPr>
              <w:jc w:val="center"/>
              <w:rPr>
                <w:rFonts w:ascii="Calibri" w:hAnsi="Calibri" w:cs="Calibri"/>
                <w:color w:val="000000"/>
              </w:rPr>
            </w:pPr>
            <w:r>
              <w:rPr>
                <w:rFonts w:ascii="Calibri" w:hAnsi="Calibri" w:cs="Calibri"/>
                <w:color w:val="000000"/>
              </w:rPr>
              <w:t>0.179</w:t>
            </w:r>
          </w:p>
        </w:tc>
      </w:tr>
      <w:tr w:rsidR="006979C5" w14:paraId="5F95014A" w14:textId="77777777" w:rsidTr="006D239F">
        <w:trPr>
          <w:jc w:val="center"/>
        </w:trPr>
        <w:tc>
          <w:tcPr>
            <w:tcW w:w="1094" w:type="dxa"/>
            <w:vAlign w:val="center"/>
          </w:tcPr>
          <w:p w14:paraId="258C6FF7" w14:textId="53EC820C" w:rsidR="006979C5" w:rsidRDefault="006979C5" w:rsidP="006979C5">
            <w:pPr>
              <w:jc w:val="center"/>
              <w:rPr>
                <w:rFonts w:ascii="Calibri" w:hAnsi="Calibri" w:cs="Calibri"/>
                <w:color w:val="000000"/>
              </w:rPr>
            </w:pPr>
            <w:r>
              <w:rPr>
                <w:rFonts w:ascii="Calibri" w:hAnsi="Calibri" w:cs="Calibri"/>
                <w:color w:val="000000"/>
              </w:rPr>
              <w:t>F</w:t>
            </w:r>
          </w:p>
        </w:tc>
        <w:tc>
          <w:tcPr>
            <w:tcW w:w="2086" w:type="dxa"/>
            <w:vAlign w:val="center"/>
          </w:tcPr>
          <w:p w14:paraId="17B02FAC" w14:textId="05A0FE76" w:rsidR="006979C5" w:rsidRDefault="006979C5" w:rsidP="006979C5">
            <w:pPr>
              <w:jc w:val="center"/>
              <w:rPr>
                <w:rFonts w:ascii="Calibri" w:hAnsi="Calibri" w:cs="Calibri"/>
                <w:color w:val="000000"/>
              </w:rPr>
            </w:pPr>
            <w:r>
              <w:rPr>
                <w:rFonts w:ascii="Calibri" w:hAnsi="Calibri" w:cs="Calibri"/>
                <w:color w:val="000000"/>
              </w:rPr>
              <w:t>0.5</w:t>
            </w:r>
          </w:p>
        </w:tc>
        <w:tc>
          <w:tcPr>
            <w:tcW w:w="2151" w:type="dxa"/>
            <w:vAlign w:val="center"/>
          </w:tcPr>
          <w:p w14:paraId="5D21A443" w14:textId="0C1A90F0" w:rsidR="006979C5" w:rsidRDefault="006979C5" w:rsidP="006979C5">
            <w:pPr>
              <w:jc w:val="center"/>
              <w:rPr>
                <w:rFonts w:ascii="Calibri" w:hAnsi="Calibri" w:cs="Calibri"/>
                <w:color w:val="000000"/>
              </w:rPr>
            </w:pPr>
            <w:r>
              <w:rPr>
                <w:rFonts w:ascii="Calibri" w:hAnsi="Calibri" w:cs="Calibri"/>
                <w:color w:val="000000"/>
              </w:rPr>
              <w:t>25%</w:t>
            </w:r>
          </w:p>
        </w:tc>
        <w:tc>
          <w:tcPr>
            <w:tcW w:w="1792" w:type="dxa"/>
            <w:vAlign w:val="center"/>
          </w:tcPr>
          <w:p w14:paraId="6EA782D1" w14:textId="3F4FE88D" w:rsidR="006979C5" w:rsidRDefault="00EC6916" w:rsidP="006979C5">
            <w:pPr>
              <w:jc w:val="center"/>
              <w:rPr>
                <w:rFonts w:ascii="Calibri" w:hAnsi="Calibri" w:cs="Calibri"/>
                <w:color w:val="000000"/>
              </w:rPr>
            </w:pPr>
            <w:r>
              <w:rPr>
                <w:rFonts w:ascii="Calibri" w:hAnsi="Calibri" w:cs="Calibri"/>
                <w:color w:val="000000"/>
              </w:rPr>
              <w:t>0</w:t>
            </w:r>
          </w:p>
        </w:tc>
        <w:tc>
          <w:tcPr>
            <w:tcW w:w="1318" w:type="dxa"/>
            <w:vAlign w:val="center"/>
          </w:tcPr>
          <w:p w14:paraId="2B527C05" w14:textId="117CA1EC" w:rsidR="006979C5" w:rsidRDefault="00EC6916" w:rsidP="006979C5">
            <w:pPr>
              <w:jc w:val="center"/>
              <w:rPr>
                <w:rFonts w:ascii="Calibri" w:hAnsi="Calibri" w:cs="Calibri"/>
                <w:color w:val="000000"/>
              </w:rPr>
            </w:pPr>
            <w:r>
              <w:rPr>
                <w:rFonts w:ascii="Calibri" w:hAnsi="Calibri" w:cs="Calibri"/>
                <w:color w:val="000000"/>
              </w:rPr>
              <w:t>0.753</w:t>
            </w:r>
          </w:p>
        </w:tc>
        <w:tc>
          <w:tcPr>
            <w:tcW w:w="1318" w:type="dxa"/>
            <w:vAlign w:val="center"/>
          </w:tcPr>
          <w:p w14:paraId="166C9B78" w14:textId="30F90801" w:rsidR="006979C5" w:rsidRDefault="00EC6916" w:rsidP="006979C5">
            <w:pPr>
              <w:jc w:val="center"/>
              <w:rPr>
                <w:rFonts w:ascii="Calibri" w:hAnsi="Calibri" w:cs="Calibri"/>
                <w:color w:val="000000"/>
              </w:rPr>
            </w:pPr>
            <w:r>
              <w:rPr>
                <w:rFonts w:ascii="Calibri" w:hAnsi="Calibri" w:cs="Calibri"/>
                <w:color w:val="000000"/>
              </w:rPr>
              <w:t>0.247</w:t>
            </w:r>
          </w:p>
        </w:tc>
      </w:tr>
    </w:tbl>
    <w:p w14:paraId="2BDCAD23" w14:textId="77777777" w:rsidR="002836A7" w:rsidRPr="001C1AC5" w:rsidRDefault="002836A7" w:rsidP="002836A7">
      <w:pPr>
        <w:spacing w:after="0" w:line="240" w:lineRule="auto"/>
      </w:pPr>
    </w:p>
    <w:p w14:paraId="4BEAE14B" w14:textId="77777777" w:rsidR="002836A7" w:rsidRDefault="002836A7" w:rsidP="002836A7">
      <w:pPr>
        <w:spacing w:after="0" w:line="240" w:lineRule="auto"/>
        <w:rPr>
          <w:b/>
          <w:bCs/>
        </w:rPr>
      </w:pPr>
    </w:p>
    <w:p w14:paraId="7A08C869" w14:textId="3DFD68C5" w:rsidR="002A06B5" w:rsidRDefault="002A06B5" w:rsidP="005C00B2">
      <w:pPr>
        <w:spacing w:after="0" w:line="240" w:lineRule="auto"/>
      </w:pPr>
    </w:p>
    <w:p w14:paraId="0C3087D2" w14:textId="77777777" w:rsidR="002836A7" w:rsidRDefault="002836A7">
      <w:pPr>
        <w:rPr>
          <w:noProof/>
        </w:rPr>
      </w:pPr>
      <w:r>
        <w:rPr>
          <w:noProof/>
        </w:rPr>
        <w:br w:type="page"/>
      </w:r>
    </w:p>
    <w:p w14:paraId="3DA91486" w14:textId="3DBC8BA0" w:rsidR="002A06B5" w:rsidRDefault="00CC6F5D" w:rsidP="005C00B2">
      <w:pPr>
        <w:spacing w:after="0" w:line="240" w:lineRule="auto"/>
      </w:pPr>
      <w:r>
        <w:rPr>
          <w:noProof/>
        </w:rPr>
        <w:lastRenderedPageBreak/>
        <w:drawing>
          <wp:inline distT="0" distB="0" distL="0" distR="0" wp14:anchorId="05455F08" wp14:editId="79023323">
            <wp:extent cx="6638925" cy="5311140"/>
            <wp:effectExtent l="0" t="0" r="9525" b="381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results_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0720" cy="5312576"/>
                    </a:xfrm>
                    <a:prstGeom prst="rect">
                      <a:avLst/>
                    </a:prstGeom>
                  </pic:spPr>
                </pic:pic>
              </a:graphicData>
            </a:graphic>
          </wp:inline>
        </w:drawing>
      </w:r>
    </w:p>
    <w:p w14:paraId="18F68174" w14:textId="636A3782" w:rsidR="00EF70A5" w:rsidRDefault="00EF70A5" w:rsidP="005C00B2">
      <w:pPr>
        <w:spacing w:after="0" w:line="240" w:lineRule="auto"/>
      </w:pPr>
      <w:r>
        <w:rPr>
          <w:b/>
          <w:bCs/>
        </w:rPr>
        <w:t xml:space="preserve">Figure X. </w:t>
      </w:r>
      <w:r>
        <w:t>Results of population projection under three potential scenarios of land cover change</w:t>
      </w:r>
      <w:r w:rsidR="00CC6F5D">
        <w:t xml:space="preserve"> with no reduction in total habitat area</w:t>
      </w:r>
      <w:r w:rsidR="00B64DDF">
        <w:t xml:space="preserve">, showing the change in population size from the first year (A) and population growth rate (B) over time. Solid black lines </w:t>
      </w:r>
      <w:r w:rsidR="002836A7">
        <w:t>show the</w:t>
      </w:r>
      <w:r w:rsidR="00B64DDF">
        <w:t xml:space="preserve"> medians among all replicates, and shaded gray regions show the 95% quantiles. The dashed line is at 0 in panel A and at 1 in panel B, both indicating no change in population size. </w:t>
      </w:r>
    </w:p>
    <w:p w14:paraId="61AE7149" w14:textId="7C3CD82E" w:rsidR="001C1AC5" w:rsidRDefault="001C1AC5" w:rsidP="005C00B2">
      <w:pPr>
        <w:spacing w:after="0" w:line="240" w:lineRule="auto"/>
      </w:pPr>
    </w:p>
    <w:p w14:paraId="453E54AC" w14:textId="03431CFC" w:rsidR="001C1AC5" w:rsidRDefault="001C1AC5" w:rsidP="005C00B2">
      <w:pPr>
        <w:spacing w:after="0" w:line="240" w:lineRule="auto"/>
        <w:rPr>
          <w:b/>
          <w:bCs/>
        </w:rPr>
      </w:pPr>
    </w:p>
    <w:p w14:paraId="40BBA280" w14:textId="438261AC" w:rsidR="001C1AC5" w:rsidRDefault="001C1AC5" w:rsidP="005C00B2">
      <w:pPr>
        <w:spacing w:after="0" w:line="240" w:lineRule="auto"/>
        <w:rPr>
          <w:b/>
          <w:bCs/>
        </w:rPr>
      </w:pPr>
    </w:p>
    <w:p w14:paraId="1B0E9C76" w14:textId="46D951EA" w:rsidR="001C1AC5" w:rsidRDefault="00CC6F5D" w:rsidP="005C00B2">
      <w:pPr>
        <w:spacing w:after="0" w:line="240" w:lineRule="auto"/>
        <w:rPr>
          <w:b/>
          <w:bCs/>
        </w:rPr>
      </w:pPr>
      <w:r>
        <w:rPr>
          <w:b/>
          <w:bCs/>
          <w:noProof/>
        </w:rPr>
        <w:lastRenderedPageBreak/>
        <w:drawing>
          <wp:inline distT="0" distB="0" distL="0" distR="0" wp14:anchorId="1A284FC2" wp14:editId="2A7DB673">
            <wp:extent cx="6591300" cy="5273040"/>
            <wp:effectExtent l="0" t="0" r="0" b="381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m_results_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96070" cy="5276856"/>
                    </a:xfrm>
                    <a:prstGeom prst="rect">
                      <a:avLst/>
                    </a:prstGeom>
                  </pic:spPr>
                </pic:pic>
              </a:graphicData>
            </a:graphic>
          </wp:inline>
        </w:drawing>
      </w:r>
    </w:p>
    <w:p w14:paraId="2F99382E" w14:textId="3FB59BE7" w:rsidR="00CC6F5D" w:rsidRDefault="00CC6F5D" w:rsidP="00CC6F5D">
      <w:pPr>
        <w:spacing w:after="0" w:line="240" w:lineRule="auto"/>
      </w:pPr>
      <w:r>
        <w:rPr>
          <w:b/>
          <w:bCs/>
        </w:rPr>
        <w:t xml:space="preserve">Figure X. </w:t>
      </w:r>
      <w:r>
        <w:t xml:space="preserve">Results of population projection under three potential scenarios of land cover change with a 25% reduction in total habitat area, showing the change in population size from the first year (A) and population growth rate (B) over time. Solid black lines show the medians among all replicates, and shaded gray regions show the 95% quantiles. The dashed line is at 0 in panel A and at 1 in panel B, both indicating no change in population size. </w:t>
      </w:r>
    </w:p>
    <w:p w14:paraId="6C102C5A" w14:textId="3CD74500" w:rsidR="001C1AC5" w:rsidRDefault="001C1AC5" w:rsidP="005C00B2">
      <w:pPr>
        <w:spacing w:after="0" w:line="240" w:lineRule="auto"/>
        <w:rPr>
          <w:b/>
          <w:bCs/>
        </w:rPr>
      </w:pPr>
    </w:p>
    <w:p w14:paraId="297EF64E" w14:textId="06BBD7FF" w:rsidR="002836A7" w:rsidRDefault="002836A7" w:rsidP="005C00B2">
      <w:pPr>
        <w:spacing w:after="0" w:line="240" w:lineRule="auto"/>
        <w:rPr>
          <w:b/>
          <w:bCs/>
        </w:rPr>
      </w:pPr>
    </w:p>
    <w:p w14:paraId="6F59F3F4" w14:textId="77777777" w:rsidR="002836A7" w:rsidRPr="00B64DDF" w:rsidRDefault="002836A7" w:rsidP="005C00B2">
      <w:pPr>
        <w:spacing w:after="0" w:line="240" w:lineRule="auto"/>
        <w:rPr>
          <w:b/>
          <w:bCs/>
        </w:rPr>
      </w:pPr>
    </w:p>
    <w:p w14:paraId="610FBD2E" w14:textId="77777777" w:rsidR="00B64DDF" w:rsidRPr="00EF70A5" w:rsidRDefault="00B64DDF" w:rsidP="005C00B2">
      <w:pPr>
        <w:spacing w:after="0" w:line="240" w:lineRule="auto"/>
      </w:pPr>
    </w:p>
    <w:p w14:paraId="03040916" w14:textId="3188670C" w:rsidR="002A06B5" w:rsidRDefault="002A06B5" w:rsidP="005C00B2">
      <w:pPr>
        <w:spacing w:after="0" w:line="240" w:lineRule="auto"/>
      </w:pPr>
      <w:r>
        <w:rPr>
          <w:b/>
        </w:rPr>
        <w:t>Literature Cited</w:t>
      </w:r>
    </w:p>
    <w:p w14:paraId="58E60B5A" w14:textId="0C4E6D4A" w:rsidR="002A06B5" w:rsidRDefault="002A06B5" w:rsidP="005C00B2">
      <w:pPr>
        <w:spacing w:after="0" w:line="240" w:lineRule="auto"/>
      </w:pPr>
    </w:p>
    <w:p w14:paraId="33082A8D" w14:textId="7266A3DC" w:rsidR="005108A1" w:rsidRPr="005108A1" w:rsidRDefault="002A06B5" w:rsidP="005108A1">
      <w:pPr>
        <w:widowControl w:val="0"/>
        <w:autoSpaceDE w:val="0"/>
        <w:autoSpaceDN w:val="0"/>
        <w:adjustRightInd w:val="0"/>
        <w:spacing w:after="0" w:line="240" w:lineRule="auto"/>
        <w:ind w:left="480" w:hanging="480"/>
        <w:rPr>
          <w:rFonts w:ascii="Calibri" w:hAnsi="Calibri" w:cs="Calibri"/>
          <w:noProof/>
          <w:szCs w:val="24"/>
        </w:rPr>
      </w:pPr>
      <w:r>
        <w:fldChar w:fldCharType="begin" w:fldLock="1"/>
      </w:r>
      <w:r>
        <w:instrText xml:space="preserve">ADDIN Mendeley Bibliography CSL_BIBLIOGRAPHY </w:instrText>
      </w:r>
      <w:r>
        <w:fldChar w:fldCharType="separate"/>
      </w:r>
      <w:r w:rsidR="005108A1" w:rsidRPr="005108A1">
        <w:rPr>
          <w:rFonts w:ascii="Calibri" w:hAnsi="Calibri" w:cs="Calibri"/>
          <w:noProof/>
          <w:szCs w:val="24"/>
        </w:rPr>
        <w:t>Caswell, H. 2001. Matrix population models: construction, analysis, and interpretation. 2nd edition. Sinauer Associates, Inc., Sunderland, MA, USA.</w:t>
      </w:r>
    </w:p>
    <w:p w14:paraId="5B554272"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Gould, W. A., C. Alarcon, B. Fevold, M. E. Jimenez, S. Martinuzzi, G. Potts, M. Quinones, M. Solórzano, and E. Ventosa. 2008. The Puerto Rico Gap Analysis Project Volume 1: land cover, vertebrate species distributions, and land stewardship.</w:t>
      </w:r>
    </w:p>
    <w:p w14:paraId="70E2FB32"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 xml:space="preserve">McGowan, C. P., N. Allan, J. Servoss, S. Hedwall, and B. Wooldridge. 2017. Incorporating population </w:t>
      </w:r>
      <w:r w:rsidRPr="005108A1">
        <w:rPr>
          <w:rFonts w:ascii="Calibri" w:hAnsi="Calibri" w:cs="Calibri"/>
          <w:noProof/>
          <w:szCs w:val="24"/>
        </w:rPr>
        <w:lastRenderedPageBreak/>
        <w:t>viability models into species status assessment and listing decisions under the U.S. Endangered Species Act. Global Ecology and Conservation 12:119–130.</w:t>
      </w:r>
    </w:p>
    <w:p w14:paraId="4ECBA559"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Mulero-Oliveras, E. S. 2019. Population and habitat utilization of the Puerto Rican boa (Chilabothrus inornatus) in an urban fragmented habitat. University of Puerto Rico.</w:t>
      </w:r>
    </w:p>
    <w:p w14:paraId="75932EA8"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Puente Rolon, A. R. 2012. Reproductive ecology, fitness, and management of the Puerto Rican Boa (Epicrates inornatus, Boidae). University of Puerto Rico.</w:t>
      </w:r>
    </w:p>
    <w:p w14:paraId="2A71CF61"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R Core Team. 2016. R: A language and environment for statistical computing. R Foundation for Statistical Computing, Vienna, Austria.</w:t>
      </w:r>
    </w:p>
    <w:p w14:paraId="6B2D88E3"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Stubben, C., and B. Milligan. 2007. Estimating and Analyzing Demographic Models Using the popbio package in R. Journal of Statistical Software 22.</w:t>
      </w:r>
    </w:p>
    <w:p w14:paraId="4CE965B3"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szCs w:val="24"/>
        </w:rPr>
      </w:pPr>
      <w:r w:rsidRPr="005108A1">
        <w:rPr>
          <w:rFonts w:ascii="Calibri" w:hAnsi="Calibri" w:cs="Calibri"/>
          <w:noProof/>
          <w:szCs w:val="24"/>
        </w:rPr>
        <w:t xml:space="preserve">Tolson, P. J. 1992. The Reproductive Biology of the Neotropical Boid Genus Epicrates (Serpentes:Boidae). Page </w:t>
      </w:r>
      <w:r w:rsidRPr="005108A1">
        <w:rPr>
          <w:rFonts w:ascii="Calibri" w:hAnsi="Calibri" w:cs="Calibri"/>
          <w:i/>
          <w:iCs/>
          <w:noProof/>
          <w:szCs w:val="24"/>
        </w:rPr>
        <w:t>in</w:t>
      </w:r>
      <w:r w:rsidRPr="005108A1">
        <w:rPr>
          <w:rFonts w:ascii="Calibri" w:hAnsi="Calibri" w:cs="Calibri"/>
          <w:noProof/>
          <w:szCs w:val="24"/>
        </w:rPr>
        <w:t xml:space="preserve"> W. C. Hamlett, editor. Reproductive Biology of South American Vertebrates. Springer, New York, NY.</w:t>
      </w:r>
    </w:p>
    <w:p w14:paraId="30EF59F9" w14:textId="77777777" w:rsidR="005108A1" w:rsidRPr="005108A1" w:rsidRDefault="005108A1" w:rsidP="005108A1">
      <w:pPr>
        <w:widowControl w:val="0"/>
        <w:autoSpaceDE w:val="0"/>
        <w:autoSpaceDN w:val="0"/>
        <w:adjustRightInd w:val="0"/>
        <w:spacing w:after="0" w:line="240" w:lineRule="auto"/>
        <w:ind w:left="480" w:hanging="480"/>
        <w:rPr>
          <w:rFonts w:ascii="Calibri" w:hAnsi="Calibri" w:cs="Calibri"/>
          <w:noProof/>
        </w:rPr>
      </w:pPr>
      <w:r w:rsidRPr="005108A1">
        <w:rPr>
          <w:rFonts w:ascii="Calibri" w:hAnsi="Calibri" w:cs="Calibri"/>
          <w:noProof/>
          <w:szCs w:val="24"/>
        </w:rPr>
        <w:t>Wunderle, J. M., J. E. Mercado, B. Parresol, and E. Terranova. 2004. Spatial Ecology of Puerto Rican Boas (Epicrates inornatus) in a Hurricane Impacted Forest. Biotropica 36:555.</w:t>
      </w:r>
    </w:p>
    <w:p w14:paraId="37C37172" w14:textId="61924CAB" w:rsidR="002A06B5" w:rsidRPr="002A06B5" w:rsidRDefault="002A06B5" w:rsidP="005C00B2">
      <w:pPr>
        <w:spacing w:after="0" w:line="240" w:lineRule="auto"/>
      </w:pPr>
      <w:r>
        <w:fldChar w:fldCharType="end"/>
      </w:r>
    </w:p>
    <w:p w14:paraId="76710516" w14:textId="68DD0178" w:rsidR="00CB2972" w:rsidRDefault="00CB2972" w:rsidP="005C00B2">
      <w:pPr>
        <w:spacing w:after="0" w:line="240" w:lineRule="auto"/>
      </w:pPr>
    </w:p>
    <w:p w14:paraId="018E48C4" w14:textId="4A8A3775" w:rsidR="00CB2972" w:rsidRDefault="00CB2972" w:rsidP="005C00B2">
      <w:pPr>
        <w:spacing w:after="0" w:line="240" w:lineRule="auto"/>
      </w:pPr>
    </w:p>
    <w:sectPr w:rsidR="00CB2972">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na Tucker" w:date="2019-06-07T11:42:00Z" w:initials="AT">
    <w:p w14:paraId="45773A7E" w14:textId="4A24B93C" w:rsidR="00F05B7B" w:rsidRDefault="00F05B7B">
      <w:pPr>
        <w:pStyle w:val="CommentText"/>
      </w:pPr>
      <w:r>
        <w:rPr>
          <w:rStyle w:val="CommentReference"/>
        </w:rPr>
        <w:annotationRef/>
      </w:r>
      <w:r>
        <w:t>Need to add more here</w:t>
      </w:r>
    </w:p>
  </w:comment>
  <w:comment w:id="1" w:author="Anna Tucker" w:date="2019-05-28T15:55:00Z" w:initials="AT">
    <w:p w14:paraId="59FE18B0" w14:textId="52424AB8" w:rsidR="006024C8" w:rsidRDefault="006024C8">
      <w:pPr>
        <w:pStyle w:val="CommentText"/>
      </w:pPr>
      <w:r>
        <w:rPr>
          <w:rStyle w:val="CommentReference"/>
        </w:rPr>
        <w:annotationRef/>
      </w:r>
      <w:proofErr w:type="spellStart"/>
      <w:r w:rsidR="001108BB">
        <w:t>Conor</w:t>
      </w:r>
      <w:proofErr w:type="spellEnd"/>
      <w:r w:rsidR="001108BB">
        <w:t xml:space="preserve"> will add more here.</w:t>
      </w:r>
    </w:p>
  </w:comment>
  <w:comment w:id="2" w:author="Zegarra, Jan" w:date="2019-06-11T14:16:00Z" w:initials="ZJ">
    <w:p w14:paraId="3575856C" w14:textId="3D7985AE" w:rsidR="00C63C32" w:rsidRDefault="00C63C32">
      <w:pPr>
        <w:pStyle w:val="CommentText"/>
      </w:pPr>
      <w:r>
        <w:rPr>
          <w:rStyle w:val="CommentReference"/>
        </w:rPr>
        <w:annotationRef/>
      </w:r>
      <w:r w:rsidR="00DA171B">
        <w:rPr>
          <w:highlight w:val="yellow"/>
        </w:rPr>
        <w:t xml:space="preserve">Would it be worth </w:t>
      </w:r>
      <w:r w:rsidRPr="00C63C32">
        <w:rPr>
          <w:highlight w:val="yellow"/>
        </w:rPr>
        <w:t>explain</w:t>
      </w:r>
      <w:r w:rsidR="00DA171B">
        <w:rPr>
          <w:highlight w:val="yellow"/>
        </w:rPr>
        <w:t>ing</w:t>
      </w:r>
      <w:r w:rsidRPr="00C63C32">
        <w:rPr>
          <w:highlight w:val="yellow"/>
        </w:rPr>
        <w:t xml:space="preserve"> why this model was chosen and is appropriate for this </w:t>
      </w:r>
      <w:proofErr w:type="gramStart"/>
      <w:r w:rsidRPr="00C63C32">
        <w:rPr>
          <w:highlight w:val="yellow"/>
        </w:rPr>
        <w:t>species ?</w:t>
      </w:r>
      <w:proofErr w:type="gramEnd"/>
      <w:r>
        <w:t xml:space="preserve"> </w:t>
      </w:r>
    </w:p>
  </w:comment>
  <w:comment w:id="3" w:author="Zegarra, Jan" w:date="2019-06-11T14:43:00Z" w:initials="ZJ">
    <w:p w14:paraId="41A93E7D" w14:textId="7FFD7268" w:rsidR="00404992" w:rsidRDefault="00404992">
      <w:pPr>
        <w:pStyle w:val="CommentText"/>
      </w:pPr>
      <w:r w:rsidRPr="00404992">
        <w:rPr>
          <w:rStyle w:val="CommentReference"/>
          <w:highlight w:val="yellow"/>
        </w:rPr>
        <w:annotationRef/>
      </w:r>
      <w:r w:rsidRPr="00404992">
        <w:rPr>
          <w:highlight w:val="yellow"/>
        </w:rPr>
        <w:t>Can you define fecundity?</w:t>
      </w:r>
      <w:r>
        <w:t xml:space="preserve"> </w:t>
      </w:r>
    </w:p>
  </w:comment>
  <w:comment w:id="5" w:author="Zegarra, Jan" w:date="2019-06-11T14:16:00Z" w:initials="ZJ">
    <w:p w14:paraId="64C1D5CA" w14:textId="61B98A62" w:rsidR="00C63C32" w:rsidRDefault="00C63C32">
      <w:pPr>
        <w:pStyle w:val="CommentText"/>
      </w:pPr>
      <w:r w:rsidRPr="00C63C32">
        <w:rPr>
          <w:rStyle w:val="CommentReference"/>
          <w:highlight w:val="yellow"/>
        </w:rPr>
        <w:annotationRef/>
      </w:r>
      <w:r w:rsidRPr="00C63C32">
        <w:rPr>
          <w:highlight w:val="yellow"/>
        </w:rPr>
        <w:t>Can you explain further what this means?</w:t>
      </w:r>
      <w:r>
        <w:t xml:space="preserve"> </w:t>
      </w:r>
    </w:p>
  </w:comment>
  <w:comment w:id="8" w:author="Zegarra, Jan" w:date="2019-06-11T14:17:00Z" w:initials="ZJ">
    <w:p w14:paraId="4BFB2591" w14:textId="30AE47CE" w:rsidR="00C63C32" w:rsidRDefault="00C63C32">
      <w:pPr>
        <w:pStyle w:val="CommentText"/>
      </w:pPr>
      <w:r w:rsidRPr="000D463C">
        <w:rPr>
          <w:rStyle w:val="CommentReference"/>
          <w:highlight w:val="yellow"/>
        </w:rPr>
        <w:annotationRef/>
      </w:r>
      <w:r w:rsidRPr="000D463C">
        <w:rPr>
          <w:highlight w:val="yellow"/>
        </w:rPr>
        <w:t xml:space="preserve">It is actually </w:t>
      </w:r>
      <w:proofErr w:type="spellStart"/>
      <w:r w:rsidRPr="000D463C">
        <w:rPr>
          <w:highlight w:val="yellow"/>
        </w:rPr>
        <w:t>aprox</w:t>
      </w:r>
      <w:proofErr w:type="spellEnd"/>
      <w:r w:rsidRPr="000D463C">
        <w:rPr>
          <w:highlight w:val="yellow"/>
        </w:rPr>
        <w:t>. 700 m based on the literature.  The range is expanded to 1050 m but it is not cited.</w:t>
      </w:r>
      <w:r w:rsidR="000D463C" w:rsidRPr="000D463C">
        <w:rPr>
          <w:highlight w:val="yellow"/>
        </w:rPr>
        <w:t xml:space="preserve">  See proposed edit</w:t>
      </w:r>
      <w:r w:rsidR="000D463C" w:rsidRPr="00E16764">
        <w:rPr>
          <w:highlight w:val="yellow"/>
        </w:rPr>
        <w:t>.</w:t>
      </w:r>
      <w:r w:rsidR="00DA171B" w:rsidRPr="00E16764">
        <w:rPr>
          <w:highlight w:val="yellow"/>
        </w:rPr>
        <w:t xml:space="preserve"> </w:t>
      </w:r>
    </w:p>
  </w:comment>
  <w:comment w:id="9" w:author="Zegarra, Jan" w:date="2019-06-12T14:53:00Z" w:initials="ZJ">
    <w:p w14:paraId="3BD64F3D" w14:textId="30FA7224" w:rsidR="00E16764" w:rsidRDefault="00E16764">
      <w:pPr>
        <w:pStyle w:val="CommentText"/>
      </w:pPr>
      <w:r>
        <w:rPr>
          <w:rStyle w:val="CommentReference"/>
        </w:rPr>
        <w:annotationRef/>
      </w:r>
      <w:r w:rsidRPr="00E16764">
        <w:rPr>
          <w:highlight w:val="yellow"/>
        </w:rPr>
        <w:t xml:space="preserve">Would be good to illustrate both natural and urban in the map. I am guessing there is </w:t>
      </w:r>
      <w:r>
        <w:rPr>
          <w:highlight w:val="yellow"/>
        </w:rPr>
        <w:t>NOT</w:t>
      </w:r>
      <w:r w:rsidRPr="00E16764">
        <w:rPr>
          <w:highlight w:val="yellow"/>
        </w:rPr>
        <w:t xml:space="preserve"> a suburban category?</w:t>
      </w:r>
      <w:r>
        <w:t xml:space="preserve"> </w:t>
      </w:r>
    </w:p>
  </w:comment>
  <w:comment w:id="10" w:author="Anna Tucker" w:date="2019-06-06T09:58:00Z" w:initials="AT">
    <w:p w14:paraId="51F84CB7" w14:textId="224AF71C" w:rsidR="00EF4526" w:rsidRDefault="00EF4526">
      <w:pPr>
        <w:pStyle w:val="CommentText"/>
      </w:pPr>
      <w:r>
        <w:rPr>
          <w:rStyle w:val="CommentReference"/>
        </w:rPr>
        <w:annotationRef/>
      </w:r>
      <w:r w:rsidR="00F56E66">
        <w:t>will add map</w:t>
      </w:r>
    </w:p>
  </w:comment>
  <w:comment w:id="11" w:author="Zegarra, Jan" w:date="2019-06-11T14:33:00Z" w:initials="ZJ">
    <w:p w14:paraId="2A67A387" w14:textId="7EA297E4" w:rsidR="005F5714" w:rsidRDefault="005F5714">
      <w:pPr>
        <w:pStyle w:val="CommentText"/>
      </w:pPr>
      <w:r w:rsidRPr="00FF09FA">
        <w:rPr>
          <w:rStyle w:val="CommentReference"/>
          <w:highlight w:val="yellow"/>
        </w:rPr>
        <w:annotationRef/>
      </w:r>
      <w:r w:rsidR="00FF09FA" w:rsidRPr="00FF09FA">
        <w:rPr>
          <w:highlight w:val="yellow"/>
        </w:rPr>
        <w:t>Is this Table 3?</w:t>
      </w:r>
      <w:r>
        <w:t xml:space="preserve"> </w:t>
      </w:r>
    </w:p>
  </w:comment>
  <w:comment w:id="12" w:author="Zegarra, Jan" w:date="2019-06-11T14:36:00Z" w:initials="ZJ">
    <w:p w14:paraId="5DDD4AAC" w14:textId="28D58C94" w:rsidR="00FF09FA" w:rsidRDefault="00FF09FA">
      <w:pPr>
        <w:pStyle w:val="CommentText"/>
      </w:pPr>
      <w:r w:rsidRPr="00FF09FA">
        <w:rPr>
          <w:rStyle w:val="CommentReference"/>
          <w:highlight w:val="yellow"/>
        </w:rPr>
        <w:annotationRef/>
      </w:r>
      <w:r w:rsidRPr="00FF09FA">
        <w:rPr>
          <w:highlight w:val="yellow"/>
        </w:rPr>
        <w:t xml:space="preserve">Any particular reason for </w:t>
      </w:r>
      <w:proofErr w:type="gramStart"/>
      <w:r w:rsidRPr="00FF09FA">
        <w:rPr>
          <w:highlight w:val="yellow"/>
        </w:rPr>
        <w:t>this ?</w:t>
      </w:r>
      <w:proofErr w:type="gramEnd"/>
      <w:r w:rsidRPr="00FF09FA">
        <w:rPr>
          <w:highlight w:val="yellow"/>
        </w:rPr>
        <w:t xml:space="preserve">  I would go lower on </w:t>
      </w:r>
      <w:r w:rsidRPr="000D463C">
        <w:rPr>
          <w:highlight w:val="yellow"/>
        </w:rPr>
        <w:t>both ends…</w:t>
      </w:r>
      <w:r w:rsidR="000D463C" w:rsidRPr="000D463C">
        <w:rPr>
          <w:highlight w:val="yellow"/>
        </w:rPr>
        <w:t xml:space="preserve"> For example, 30,000 for initial pop. size.  And carrying capacity to 400,000 or less boas for the capacity.</w:t>
      </w:r>
      <w:r w:rsidR="000D463C">
        <w:t xml:space="preserve">  </w:t>
      </w:r>
    </w:p>
  </w:comment>
  <w:comment w:id="13" w:author="Zegarra, Jan" w:date="2019-06-11T14:52:00Z" w:initials="ZJ">
    <w:p w14:paraId="240F0B37" w14:textId="4FAAAB0E" w:rsidR="005B705E" w:rsidRDefault="005B705E">
      <w:pPr>
        <w:pStyle w:val="CommentText"/>
      </w:pPr>
      <w:r w:rsidRPr="005B705E">
        <w:rPr>
          <w:rStyle w:val="CommentReference"/>
          <w:highlight w:val="yellow"/>
        </w:rPr>
        <w:annotationRef/>
      </w:r>
      <w:r w:rsidRPr="005B705E">
        <w:rPr>
          <w:highlight w:val="yellow"/>
        </w:rPr>
        <w:t>Can you explain further what this means? Less than one pop. decline, etc…</w:t>
      </w:r>
      <w:r>
        <w:t xml:space="preserve"> </w:t>
      </w:r>
    </w:p>
  </w:comment>
  <w:comment w:id="14" w:author="Zegarra, Jan" w:date="2019-06-11T14:53:00Z" w:initials="ZJ">
    <w:p w14:paraId="4F5FE2B5" w14:textId="7337CC0B" w:rsidR="005B705E" w:rsidRDefault="005B705E">
      <w:pPr>
        <w:pStyle w:val="CommentText"/>
      </w:pPr>
      <w:r w:rsidRPr="005B705E">
        <w:rPr>
          <w:rStyle w:val="CommentReference"/>
          <w:highlight w:val="yellow"/>
        </w:rPr>
        <w:annotationRef/>
      </w:r>
      <w:r w:rsidRPr="005B705E">
        <w:rPr>
          <w:highlight w:val="yellow"/>
        </w:rPr>
        <w:t>Can you also define this one?</w:t>
      </w:r>
      <w:r>
        <w:t xml:space="preserve"> </w:t>
      </w:r>
    </w:p>
  </w:comment>
  <w:comment w:id="15" w:author="Zegarra, Jan" w:date="2019-06-11T14:55:00Z" w:initials="ZJ">
    <w:p w14:paraId="7280B303" w14:textId="0DE71B1E" w:rsidR="005B705E" w:rsidRDefault="005B705E">
      <w:pPr>
        <w:pStyle w:val="CommentText"/>
      </w:pPr>
      <w:r>
        <w:rPr>
          <w:rStyle w:val="CommentReference"/>
        </w:rPr>
        <w:annotationRef/>
      </w:r>
      <w:r w:rsidRPr="005B705E">
        <w:rPr>
          <w:highlight w:val="yellow"/>
        </w:rPr>
        <w:t xml:space="preserve">Consider increasing, since 50 individuals would essentially be already too low. How low is to low? </w:t>
      </w:r>
      <w:r w:rsidRPr="005B705E">
        <w:rPr>
          <w:highlight w:val="yellow"/>
        </w:rPr>
        <w:sym w:font="Wingdings" w:char="F04A"/>
      </w:r>
      <w:r>
        <w:t xml:space="preserve"> </w:t>
      </w:r>
    </w:p>
  </w:comment>
  <w:comment w:id="16" w:author="Zegarra, Jan" w:date="2019-06-11T15:21:00Z" w:initials="ZJ">
    <w:p w14:paraId="1C931CDD" w14:textId="1E16E88C" w:rsidR="009E2208" w:rsidRDefault="009E2208">
      <w:pPr>
        <w:pStyle w:val="CommentText"/>
      </w:pPr>
      <w:r w:rsidRPr="000D463C">
        <w:rPr>
          <w:rStyle w:val="CommentReference"/>
          <w:highlight w:val="yellow"/>
        </w:rPr>
        <w:annotationRef/>
      </w:r>
      <w:proofErr w:type="spellStart"/>
      <w:r w:rsidRPr="000D463C">
        <w:rPr>
          <w:highlight w:val="yellow"/>
        </w:rPr>
        <w:t>Conor</w:t>
      </w:r>
      <w:proofErr w:type="spellEnd"/>
      <w:r w:rsidR="000D463C">
        <w:rPr>
          <w:highlight w:val="yellow"/>
        </w:rPr>
        <w:t xml:space="preserve"> commented that it would be good to a</w:t>
      </w:r>
      <w:r w:rsidRPr="000D463C">
        <w:rPr>
          <w:highlight w:val="yellow"/>
        </w:rPr>
        <w:t xml:space="preserve">dd </w:t>
      </w:r>
      <w:r w:rsidR="000D463C">
        <w:rPr>
          <w:highlight w:val="yellow"/>
        </w:rPr>
        <w:t xml:space="preserve">a </w:t>
      </w:r>
      <w:r w:rsidRPr="000D463C">
        <w:rPr>
          <w:highlight w:val="yellow"/>
        </w:rPr>
        <w:t>horizontal line to show stable population</w:t>
      </w:r>
      <w:r w:rsidR="000D463C" w:rsidRPr="000D463C">
        <w:rPr>
          <w:highlight w:val="yellow"/>
        </w:rPr>
        <w:t>.</w:t>
      </w:r>
    </w:p>
  </w:comment>
  <w:comment w:id="17" w:author="Zegarra, Jan" w:date="2019-06-12T11:19:00Z" w:initials="ZJ">
    <w:p w14:paraId="28039EFB" w14:textId="516E574E" w:rsidR="006711CC" w:rsidRDefault="006711CC">
      <w:pPr>
        <w:pStyle w:val="CommentText"/>
      </w:pPr>
      <w:r>
        <w:rPr>
          <w:rStyle w:val="CommentReference"/>
        </w:rPr>
        <w:annotationRef/>
      </w:r>
      <w:r w:rsidR="00E16764">
        <w:rPr>
          <w:highlight w:val="yellow"/>
        </w:rPr>
        <w:t>I might be thinking about this incorrectly, but w</w:t>
      </w:r>
      <w:r w:rsidRPr="006711CC">
        <w:rPr>
          <w:highlight w:val="yellow"/>
        </w:rPr>
        <w:t xml:space="preserve">ould it make sense to keep using the 0.1 to 1 densities? This way we stay conservative and hopefully reduce uncertainties. Will be interesting to see what the experts have to say </w:t>
      </w:r>
      <w:r w:rsidRPr="006711CC">
        <w:rPr>
          <w:highlight w:val="yellow"/>
        </w:rPr>
        <w:sym w:font="Wingdings" w:char="F04A"/>
      </w:r>
      <w:r>
        <w:t xml:space="preserve"> </w:t>
      </w:r>
    </w:p>
  </w:comment>
  <w:comment w:id="18" w:author="Zegarra, Jan" w:date="2019-06-12T11:22:00Z" w:initials="ZJ">
    <w:p w14:paraId="53270AC2" w14:textId="7484435F" w:rsidR="006711CC" w:rsidRDefault="006711CC">
      <w:pPr>
        <w:pStyle w:val="CommentText"/>
      </w:pPr>
      <w:r>
        <w:rPr>
          <w:rStyle w:val="CommentReference"/>
        </w:rPr>
        <w:annotationRef/>
      </w:r>
      <w:r>
        <w:rPr>
          <w:highlight w:val="yellow"/>
        </w:rPr>
        <w:t xml:space="preserve">Just wondering if </w:t>
      </w:r>
      <w:r w:rsidRPr="006711CC">
        <w:rPr>
          <w:highlight w:val="yellow"/>
        </w:rPr>
        <w:t>this a fact, or was this from the expert elicitation?</w:t>
      </w:r>
    </w:p>
  </w:comment>
  <w:comment w:id="19" w:author="Zegarra, Jan" w:date="2019-06-12T14:50:00Z" w:initials="ZJ">
    <w:p w14:paraId="76521667" w14:textId="2056B423" w:rsidR="00E16764" w:rsidRDefault="00E16764">
      <w:pPr>
        <w:pStyle w:val="CommentText"/>
      </w:pPr>
      <w:r>
        <w:rPr>
          <w:rStyle w:val="CommentReference"/>
        </w:rPr>
        <w:annotationRef/>
      </w:r>
      <w:r w:rsidRPr="00E16764">
        <w:rPr>
          <w:highlight w:val="yellow"/>
        </w:rPr>
        <w:t xml:space="preserve">Trying to follow </w:t>
      </w:r>
      <w:r w:rsidRPr="00E16764">
        <w:rPr>
          <w:highlight w:val="yellow"/>
        </w:rPr>
        <w:sym w:font="Wingdings" w:char="F04A"/>
      </w:r>
      <w:r w:rsidRPr="00E16764">
        <w:rPr>
          <w:highlight w:val="yellow"/>
        </w:rPr>
        <w:t xml:space="preserve"> These are the rates from Table 1?</w:t>
      </w:r>
      <w:r>
        <w:t xml:space="preserve"> </w:t>
      </w:r>
    </w:p>
  </w:comment>
  <w:comment w:id="20" w:author="Zegarra, Jan" w:date="2019-06-12T14:52:00Z" w:initials="ZJ">
    <w:p w14:paraId="273BF7CD" w14:textId="0175F466" w:rsidR="00E16764" w:rsidRDefault="00E16764">
      <w:pPr>
        <w:pStyle w:val="CommentText"/>
      </w:pPr>
      <w:r>
        <w:rPr>
          <w:rStyle w:val="CommentReference"/>
        </w:rPr>
        <w:annotationRef/>
      </w:r>
      <w:r w:rsidRPr="00E16764">
        <w:rPr>
          <w:highlight w:val="yellow"/>
        </w:rPr>
        <w:t>So it will vary less than the 15% previously mentioned or that 15% is in addition to this 10%?</w:t>
      </w:r>
    </w:p>
  </w:comment>
  <w:comment w:id="21" w:author="Zegarra, Jan" w:date="2019-06-12T14:57:00Z" w:initials="ZJ">
    <w:p w14:paraId="143EB849" w14:textId="21A985DC" w:rsidR="00E16764" w:rsidRDefault="00E16764">
      <w:pPr>
        <w:pStyle w:val="CommentText"/>
      </w:pPr>
      <w:r>
        <w:rPr>
          <w:rStyle w:val="CommentReference"/>
        </w:rPr>
        <w:annotationRef/>
      </w:r>
      <w:r w:rsidRPr="00E16764">
        <w:rPr>
          <w:highlight w:val="yellow"/>
        </w:rPr>
        <w:t xml:space="preserve">And with this we are hoping to also capture other threats like </w:t>
      </w:r>
      <w:r>
        <w:rPr>
          <w:highlight w:val="yellow"/>
        </w:rPr>
        <w:t xml:space="preserve">increased conflicts with humans and </w:t>
      </w:r>
      <w:r w:rsidRPr="00E16764">
        <w:rPr>
          <w:highlight w:val="yellow"/>
        </w:rPr>
        <w:t>cats for example.</w:t>
      </w:r>
      <w:r>
        <w:t xml:space="preserve"> </w:t>
      </w:r>
    </w:p>
  </w:comment>
  <w:comment w:id="22" w:author="Anna Tucker" w:date="2019-06-07T11:15:00Z" w:initials="AT">
    <w:p w14:paraId="05AC210C" w14:textId="565C1E62" w:rsidR="006979C5" w:rsidRDefault="006979C5">
      <w:pPr>
        <w:pStyle w:val="CommentText"/>
      </w:pPr>
      <w:r>
        <w:rPr>
          <w:rStyle w:val="CommentReference"/>
        </w:rPr>
        <w:annotationRef/>
      </w:r>
      <w:r>
        <w:t xml:space="preserve">I chose these values </w:t>
      </w:r>
      <w:r w:rsidR="00526C80">
        <w:t xml:space="preserve">purely </w:t>
      </w:r>
      <w:r>
        <w:t>as examples</w:t>
      </w:r>
    </w:p>
    <w:p w14:paraId="5731A2F2" w14:textId="626B8179" w:rsidR="006D239F" w:rsidRDefault="006D239F">
      <w:pPr>
        <w:pStyle w:val="CommentText"/>
      </w:pPr>
      <w:r>
        <w:t xml:space="preserve">We </w:t>
      </w:r>
      <w:r w:rsidR="00526C80">
        <w:t>can</w:t>
      </w:r>
      <w:r>
        <w:t xml:space="preserve"> include more or fewer scenarios as you see fit</w:t>
      </w:r>
    </w:p>
  </w:comment>
  <w:comment w:id="23" w:author="Zegarra, Jan" w:date="2019-06-12T15:02:00Z" w:initials="ZJ">
    <w:p w14:paraId="0B3F87B9" w14:textId="230EE190" w:rsidR="00184A85" w:rsidRDefault="00184A85">
      <w:pPr>
        <w:pStyle w:val="CommentText"/>
      </w:pPr>
      <w:r>
        <w:rPr>
          <w:rStyle w:val="CommentReference"/>
        </w:rPr>
        <w:annotationRef/>
      </w:r>
      <w:r w:rsidRPr="00184A85">
        <w:rPr>
          <w:highlight w:val="yellow"/>
        </w:rPr>
        <w:t>Seems reasonable to me.</w:t>
      </w:r>
      <w:r>
        <w:t xml:space="preserve"> </w:t>
      </w:r>
    </w:p>
  </w:comment>
  <w:comment w:id="24" w:author="Zegarra, Jan" w:date="2019-06-12T15:04:00Z" w:initials="ZJ">
    <w:p w14:paraId="3BDF2ACA" w14:textId="7E4D1068" w:rsidR="00184A85" w:rsidRDefault="00184A85">
      <w:pPr>
        <w:pStyle w:val="CommentText"/>
      </w:pPr>
      <w:r>
        <w:rPr>
          <w:rStyle w:val="CommentReference"/>
        </w:rPr>
        <w:annotationRef/>
      </w:r>
      <w:r w:rsidRPr="00184A85">
        <w:rPr>
          <w:highlight w:val="yellow"/>
        </w:rPr>
        <w:t>Maybe give one specific example of this projection to show the numbers, calculation and result.  Could be an appendix…?</w:t>
      </w:r>
    </w:p>
  </w:comment>
  <w:comment w:id="25" w:author="Zegarra, Jan" w:date="2019-06-12T15:18:00Z" w:initials="ZJ">
    <w:p w14:paraId="3763DB53" w14:textId="5454CAB3" w:rsidR="00A51C99" w:rsidRDefault="00A51C99">
      <w:pPr>
        <w:pStyle w:val="CommentText"/>
      </w:pPr>
      <w:r>
        <w:rPr>
          <w:rStyle w:val="CommentReference"/>
        </w:rPr>
        <w:annotationRef/>
      </w:r>
      <w:r w:rsidRPr="00A51C99">
        <w:rPr>
          <w:highlight w:val="yellow"/>
        </w:rPr>
        <w:t>So these are constant for these projections? Only thing that changes is the initial pop. size?</w:t>
      </w:r>
      <w:r>
        <w:t xml:space="preserve"> </w:t>
      </w:r>
    </w:p>
  </w:comment>
  <w:comment w:id="26" w:author="Anna Tucker" w:date="2019-06-07T11:36:00Z" w:initials="AT">
    <w:p w14:paraId="4CA01450" w14:textId="08D0430D" w:rsidR="00EC6916" w:rsidRDefault="00EC6916">
      <w:pPr>
        <w:pStyle w:val="CommentText"/>
      </w:pPr>
      <w:r>
        <w:rPr>
          <w:rStyle w:val="CommentReference"/>
        </w:rPr>
        <w:annotationRef/>
      </w:r>
      <w:r>
        <w:t xml:space="preserve">I’m not sure if all of these scenarios make sense, but they are just for demonstration purposes. Because these will change, I didn’t spend much time writing up the </w:t>
      </w:r>
      <w:proofErr w:type="gramStart"/>
      <w:r>
        <w:t>results..</w:t>
      </w:r>
      <w:proofErr w:type="gramEnd"/>
      <w:r>
        <w:t xml:space="preserve"> I’ll wait until we have the final scenarios.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773A7E" w15:done="0"/>
  <w15:commentEx w15:paraId="59FE18B0" w15:done="0"/>
  <w15:commentEx w15:paraId="3575856C" w15:done="0"/>
  <w15:commentEx w15:paraId="41A93E7D" w15:done="0"/>
  <w15:commentEx w15:paraId="64C1D5CA" w15:done="0"/>
  <w15:commentEx w15:paraId="4BFB2591" w15:done="0"/>
  <w15:commentEx w15:paraId="3BD64F3D" w15:done="0"/>
  <w15:commentEx w15:paraId="51F84CB7" w15:done="0"/>
  <w15:commentEx w15:paraId="2A67A387" w15:done="0"/>
  <w15:commentEx w15:paraId="5DDD4AAC" w15:done="0"/>
  <w15:commentEx w15:paraId="240F0B37" w15:done="0"/>
  <w15:commentEx w15:paraId="4F5FE2B5" w15:done="0"/>
  <w15:commentEx w15:paraId="7280B303" w15:done="0"/>
  <w15:commentEx w15:paraId="1C931CDD" w15:done="0"/>
  <w15:commentEx w15:paraId="28039EFB" w15:done="0"/>
  <w15:commentEx w15:paraId="53270AC2" w15:done="0"/>
  <w15:commentEx w15:paraId="76521667" w15:done="0"/>
  <w15:commentEx w15:paraId="273BF7CD" w15:done="0"/>
  <w15:commentEx w15:paraId="143EB849" w15:done="0"/>
  <w15:commentEx w15:paraId="5731A2F2" w15:done="0"/>
  <w15:commentEx w15:paraId="0B3F87B9" w15:paraIdParent="5731A2F2" w15:done="0"/>
  <w15:commentEx w15:paraId="3BDF2ACA" w15:done="0"/>
  <w15:commentEx w15:paraId="3763DB53" w15:done="0"/>
  <w15:commentEx w15:paraId="4CA0145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773A7E" w16cid:durableId="20A4CC1C"/>
  <w16cid:commentId w16cid:paraId="59FE18B0" w16cid:durableId="2097D880"/>
  <w16cid:commentId w16cid:paraId="3575856C" w16cid:durableId="20ACB109"/>
  <w16cid:commentId w16cid:paraId="41A93E7D" w16cid:durableId="20ACB10A"/>
  <w16cid:commentId w16cid:paraId="64C1D5CA" w16cid:durableId="20ACB10B"/>
  <w16cid:commentId w16cid:paraId="4BFB2591" w16cid:durableId="20ACB10C"/>
  <w16cid:commentId w16cid:paraId="3BD64F3D" w16cid:durableId="20ACB10D"/>
  <w16cid:commentId w16cid:paraId="51F84CB7" w16cid:durableId="20A3623D"/>
  <w16cid:commentId w16cid:paraId="2A67A387" w16cid:durableId="20ACB10F"/>
  <w16cid:commentId w16cid:paraId="5DDD4AAC" w16cid:durableId="20ACB110"/>
  <w16cid:commentId w16cid:paraId="240F0B37" w16cid:durableId="20ACB111"/>
  <w16cid:commentId w16cid:paraId="4F5FE2B5" w16cid:durableId="20ACB112"/>
  <w16cid:commentId w16cid:paraId="7280B303" w16cid:durableId="20ACB113"/>
  <w16cid:commentId w16cid:paraId="1C931CDD" w16cid:durableId="20ACB114"/>
  <w16cid:commentId w16cid:paraId="28039EFB" w16cid:durableId="20ACB115"/>
  <w16cid:commentId w16cid:paraId="53270AC2" w16cid:durableId="20ACB116"/>
  <w16cid:commentId w16cid:paraId="76521667" w16cid:durableId="20ACB117"/>
  <w16cid:commentId w16cid:paraId="273BF7CD" w16cid:durableId="20ACB118"/>
  <w16cid:commentId w16cid:paraId="143EB849" w16cid:durableId="20ACB119"/>
  <w16cid:commentId w16cid:paraId="5731A2F2" w16cid:durableId="20A4C5C9"/>
  <w16cid:commentId w16cid:paraId="0B3F87B9" w16cid:durableId="20ACB11B"/>
  <w16cid:commentId w16cid:paraId="3BDF2ACA" w16cid:durableId="20ACB11C"/>
  <w16cid:commentId w16cid:paraId="3763DB53" w16cid:durableId="20ACB11D"/>
  <w16cid:commentId w16cid:paraId="4CA01450" w16cid:durableId="20A4CAA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8DDACB" w14:textId="77777777" w:rsidR="003E622C" w:rsidRDefault="003E622C" w:rsidP="001102B8">
      <w:pPr>
        <w:spacing w:after="0" w:line="240" w:lineRule="auto"/>
      </w:pPr>
      <w:r>
        <w:separator/>
      </w:r>
    </w:p>
  </w:endnote>
  <w:endnote w:type="continuationSeparator" w:id="0">
    <w:p w14:paraId="70E7219A" w14:textId="77777777" w:rsidR="003E622C" w:rsidRDefault="003E622C" w:rsidP="00110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5626327"/>
      <w:docPartObj>
        <w:docPartGallery w:val="Page Numbers (Bottom of Page)"/>
        <w:docPartUnique/>
      </w:docPartObj>
    </w:sdtPr>
    <w:sdtEndPr>
      <w:rPr>
        <w:noProof/>
      </w:rPr>
    </w:sdtEndPr>
    <w:sdtContent>
      <w:p w14:paraId="57315139" w14:textId="11FE2DF8" w:rsidR="001102B8" w:rsidRDefault="001102B8">
        <w:pPr>
          <w:pStyle w:val="Footer"/>
          <w:jc w:val="center"/>
        </w:pPr>
        <w:r>
          <w:fldChar w:fldCharType="begin"/>
        </w:r>
        <w:r>
          <w:instrText xml:space="preserve"> PAGE   \* MERGEFORMAT </w:instrText>
        </w:r>
        <w:r>
          <w:fldChar w:fldCharType="separate"/>
        </w:r>
        <w:r w:rsidR="00A51C99">
          <w:rPr>
            <w:noProof/>
          </w:rPr>
          <w:t>14</w:t>
        </w:r>
        <w:r>
          <w:rPr>
            <w:noProof/>
          </w:rPr>
          <w:fldChar w:fldCharType="end"/>
        </w:r>
      </w:p>
    </w:sdtContent>
  </w:sdt>
  <w:p w14:paraId="5C721D43" w14:textId="77777777" w:rsidR="001102B8" w:rsidRDefault="001102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36A0FA" w14:textId="77777777" w:rsidR="003E622C" w:rsidRDefault="003E622C" w:rsidP="001102B8">
      <w:pPr>
        <w:spacing w:after="0" w:line="240" w:lineRule="auto"/>
      </w:pPr>
      <w:r>
        <w:separator/>
      </w:r>
    </w:p>
  </w:footnote>
  <w:footnote w:type="continuationSeparator" w:id="0">
    <w:p w14:paraId="7DF3FFA7" w14:textId="77777777" w:rsidR="003E622C" w:rsidRDefault="003E622C" w:rsidP="00110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82731A6"/>
    <w:multiLevelType w:val="hybridMultilevel"/>
    <w:tmpl w:val="2522F4F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na Tucker">
    <w15:presenceInfo w15:providerId="Windows Live" w15:userId="d2bbfb34f9d3200a"/>
  </w15:person>
  <w15:person w15:author="Zegarra, Jan">
    <w15:presenceInfo w15:providerId="AD" w15:userId="S-1-5-21-2589800181-1723214923-4271176276-782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00B2"/>
    <w:rsid w:val="000078F7"/>
    <w:rsid w:val="00015663"/>
    <w:rsid w:val="00042DFF"/>
    <w:rsid w:val="00081D83"/>
    <w:rsid w:val="00082ED8"/>
    <w:rsid w:val="00095B13"/>
    <w:rsid w:val="00095C92"/>
    <w:rsid w:val="000B5CAA"/>
    <w:rsid w:val="000C28B0"/>
    <w:rsid w:val="000C5842"/>
    <w:rsid w:val="000D0A79"/>
    <w:rsid w:val="000D384B"/>
    <w:rsid w:val="000D463C"/>
    <w:rsid w:val="000E73D4"/>
    <w:rsid w:val="001043AC"/>
    <w:rsid w:val="001102B8"/>
    <w:rsid w:val="001108BB"/>
    <w:rsid w:val="00121CE4"/>
    <w:rsid w:val="001226FA"/>
    <w:rsid w:val="00167218"/>
    <w:rsid w:val="00184A85"/>
    <w:rsid w:val="001B63D3"/>
    <w:rsid w:val="001C1AC5"/>
    <w:rsid w:val="001C6A31"/>
    <w:rsid w:val="001E1311"/>
    <w:rsid w:val="001F025F"/>
    <w:rsid w:val="002134FC"/>
    <w:rsid w:val="00216008"/>
    <w:rsid w:val="00217027"/>
    <w:rsid w:val="002327E6"/>
    <w:rsid w:val="0028015D"/>
    <w:rsid w:val="002836A7"/>
    <w:rsid w:val="00286121"/>
    <w:rsid w:val="002A06B5"/>
    <w:rsid w:val="002A6EAC"/>
    <w:rsid w:val="002D13EC"/>
    <w:rsid w:val="0031746E"/>
    <w:rsid w:val="003313A3"/>
    <w:rsid w:val="0034207A"/>
    <w:rsid w:val="003444C5"/>
    <w:rsid w:val="003650AA"/>
    <w:rsid w:val="00384D34"/>
    <w:rsid w:val="00394B9E"/>
    <w:rsid w:val="003C28AD"/>
    <w:rsid w:val="003E622C"/>
    <w:rsid w:val="003F4E81"/>
    <w:rsid w:val="003F7FFA"/>
    <w:rsid w:val="00404992"/>
    <w:rsid w:val="0040786F"/>
    <w:rsid w:val="00412319"/>
    <w:rsid w:val="004342E5"/>
    <w:rsid w:val="00436159"/>
    <w:rsid w:val="00437784"/>
    <w:rsid w:val="00461D1B"/>
    <w:rsid w:val="004641A5"/>
    <w:rsid w:val="004801F2"/>
    <w:rsid w:val="004C5493"/>
    <w:rsid w:val="004D3169"/>
    <w:rsid w:val="005108A1"/>
    <w:rsid w:val="00526C80"/>
    <w:rsid w:val="005869C9"/>
    <w:rsid w:val="005A1F42"/>
    <w:rsid w:val="005A5955"/>
    <w:rsid w:val="005B705E"/>
    <w:rsid w:val="005C00B2"/>
    <w:rsid w:val="005E1952"/>
    <w:rsid w:val="005F5714"/>
    <w:rsid w:val="006024C8"/>
    <w:rsid w:val="00603A70"/>
    <w:rsid w:val="00605D4F"/>
    <w:rsid w:val="006508E6"/>
    <w:rsid w:val="006711CC"/>
    <w:rsid w:val="006758D5"/>
    <w:rsid w:val="00697785"/>
    <w:rsid w:val="006979C5"/>
    <w:rsid w:val="006C4B83"/>
    <w:rsid w:val="006C6308"/>
    <w:rsid w:val="006D166F"/>
    <w:rsid w:val="006D239F"/>
    <w:rsid w:val="006D2DBD"/>
    <w:rsid w:val="006D5A9F"/>
    <w:rsid w:val="006D7852"/>
    <w:rsid w:val="006E70D2"/>
    <w:rsid w:val="006F12B1"/>
    <w:rsid w:val="007126E0"/>
    <w:rsid w:val="007543A0"/>
    <w:rsid w:val="0077066C"/>
    <w:rsid w:val="00774E9A"/>
    <w:rsid w:val="00794EF1"/>
    <w:rsid w:val="007B4DC8"/>
    <w:rsid w:val="007C79B9"/>
    <w:rsid w:val="007D7153"/>
    <w:rsid w:val="00801552"/>
    <w:rsid w:val="008142EB"/>
    <w:rsid w:val="00837719"/>
    <w:rsid w:val="008927BB"/>
    <w:rsid w:val="008A72F9"/>
    <w:rsid w:val="008D11DC"/>
    <w:rsid w:val="009013A4"/>
    <w:rsid w:val="00903C5C"/>
    <w:rsid w:val="00914B28"/>
    <w:rsid w:val="00923AC6"/>
    <w:rsid w:val="00937D55"/>
    <w:rsid w:val="00972F5D"/>
    <w:rsid w:val="00983542"/>
    <w:rsid w:val="009A3897"/>
    <w:rsid w:val="009A6B23"/>
    <w:rsid w:val="009A7442"/>
    <w:rsid w:val="009E2208"/>
    <w:rsid w:val="009F54BD"/>
    <w:rsid w:val="00A0511C"/>
    <w:rsid w:val="00A24863"/>
    <w:rsid w:val="00A461AC"/>
    <w:rsid w:val="00A51C99"/>
    <w:rsid w:val="00A94E62"/>
    <w:rsid w:val="00AA518B"/>
    <w:rsid w:val="00AB31CA"/>
    <w:rsid w:val="00AB5DC1"/>
    <w:rsid w:val="00B102C1"/>
    <w:rsid w:val="00B10BA4"/>
    <w:rsid w:val="00B2108E"/>
    <w:rsid w:val="00B221C8"/>
    <w:rsid w:val="00B4293C"/>
    <w:rsid w:val="00B43F11"/>
    <w:rsid w:val="00B46480"/>
    <w:rsid w:val="00B633BC"/>
    <w:rsid w:val="00B64DDF"/>
    <w:rsid w:val="00B93EBF"/>
    <w:rsid w:val="00BC4DB1"/>
    <w:rsid w:val="00BC793C"/>
    <w:rsid w:val="00BF1E29"/>
    <w:rsid w:val="00C161C1"/>
    <w:rsid w:val="00C353EB"/>
    <w:rsid w:val="00C6385A"/>
    <w:rsid w:val="00C63C32"/>
    <w:rsid w:val="00C806A3"/>
    <w:rsid w:val="00CB2972"/>
    <w:rsid w:val="00CC6F5D"/>
    <w:rsid w:val="00CD2789"/>
    <w:rsid w:val="00D06828"/>
    <w:rsid w:val="00D97AC3"/>
    <w:rsid w:val="00DA171B"/>
    <w:rsid w:val="00DB1797"/>
    <w:rsid w:val="00DB3FAC"/>
    <w:rsid w:val="00DC4411"/>
    <w:rsid w:val="00DD6D97"/>
    <w:rsid w:val="00E12521"/>
    <w:rsid w:val="00E16764"/>
    <w:rsid w:val="00E27F39"/>
    <w:rsid w:val="00E47218"/>
    <w:rsid w:val="00E65515"/>
    <w:rsid w:val="00EC2593"/>
    <w:rsid w:val="00EC6916"/>
    <w:rsid w:val="00ED5D47"/>
    <w:rsid w:val="00EF4526"/>
    <w:rsid w:val="00EF70A5"/>
    <w:rsid w:val="00F05B7B"/>
    <w:rsid w:val="00F05F8C"/>
    <w:rsid w:val="00F42CD8"/>
    <w:rsid w:val="00F56E66"/>
    <w:rsid w:val="00F93FDE"/>
    <w:rsid w:val="00FB0B96"/>
    <w:rsid w:val="00FF09FA"/>
    <w:rsid w:val="00FF4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9B0D12"/>
  <w15:chartTrackingRefBased/>
  <w15:docId w15:val="{3A1E9370-3CD0-4526-B9F1-00D62761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00B2"/>
    <w:rPr>
      <w:sz w:val="16"/>
      <w:szCs w:val="16"/>
    </w:rPr>
  </w:style>
  <w:style w:type="paragraph" w:styleId="CommentText">
    <w:name w:val="annotation text"/>
    <w:basedOn w:val="Normal"/>
    <w:link w:val="CommentTextChar"/>
    <w:uiPriority w:val="99"/>
    <w:semiHidden/>
    <w:unhideWhenUsed/>
    <w:rsid w:val="005C00B2"/>
    <w:pPr>
      <w:spacing w:line="240" w:lineRule="auto"/>
    </w:pPr>
    <w:rPr>
      <w:sz w:val="20"/>
      <w:szCs w:val="20"/>
    </w:rPr>
  </w:style>
  <w:style w:type="character" w:customStyle="1" w:styleId="CommentTextChar">
    <w:name w:val="Comment Text Char"/>
    <w:basedOn w:val="DefaultParagraphFont"/>
    <w:link w:val="CommentText"/>
    <w:uiPriority w:val="99"/>
    <w:semiHidden/>
    <w:rsid w:val="005C00B2"/>
    <w:rPr>
      <w:sz w:val="20"/>
      <w:szCs w:val="20"/>
    </w:rPr>
  </w:style>
  <w:style w:type="paragraph" w:styleId="CommentSubject">
    <w:name w:val="annotation subject"/>
    <w:basedOn w:val="CommentText"/>
    <w:next w:val="CommentText"/>
    <w:link w:val="CommentSubjectChar"/>
    <w:uiPriority w:val="99"/>
    <w:semiHidden/>
    <w:unhideWhenUsed/>
    <w:rsid w:val="005C00B2"/>
    <w:rPr>
      <w:b/>
      <w:bCs/>
    </w:rPr>
  </w:style>
  <w:style w:type="character" w:customStyle="1" w:styleId="CommentSubjectChar">
    <w:name w:val="Comment Subject Char"/>
    <w:basedOn w:val="CommentTextChar"/>
    <w:link w:val="CommentSubject"/>
    <w:uiPriority w:val="99"/>
    <w:semiHidden/>
    <w:rsid w:val="005C00B2"/>
    <w:rPr>
      <w:b/>
      <w:bCs/>
      <w:sz w:val="20"/>
      <w:szCs w:val="20"/>
    </w:rPr>
  </w:style>
  <w:style w:type="paragraph" w:styleId="BalloonText">
    <w:name w:val="Balloon Text"/>
    <w:basedOn w:val="Normal"/>
    <w:link w:val="BalloonTextChar"/>
    <w:uiPriority w:val="99"/>
    <w:semiHidden/>
    <w:unhideWhenUsed/>
    <w:rsid w:val="005C0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0B2"/>
    <w:rPr>
      <w:rFonts w:ascii="Segoe UI" w:hAnsi="Segoe UI" w:cs="Segoe UI"/>
      <w:sz w:val="18"/>
      <w:szCs w:val="18"/>
    </w:rPr>
  </w:style>
  <w:style w:type="character" w:styleId="PlaceholderText">
    <w:name w:val="Placeholder Text"/>
    <w:basedOn w:val="DefaultParagraphFont"/>
    <w:uiPriority w:val="99"/>
    <w:semiHidden/>
    <w:rsid w:val="006D166F"/>
    <w:rPr>
      <w:color w:val="808080"/>
    </w:rPr>
  </w:style>
  <w:style w:type="table" w:styleId="TableGrid">
    <w:name w:val="Table Grid"/>
    <w:basedOn w:val="TableNormal"/>
    <w:uiPriority w:val="39"/>
    <w:rsid w:val="00DB3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10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02B8"/>
  </w:style>
  <w:style w:type="paragraph" w:styleId="Footer">
    <w:name w:val="footer"/>
    <w:basedOn w:val="Normal"/>
    <w:link w:val="FooterChar"/>
    <w:uiPriority w:val="99"/>
    <w:unhideWhenUsed/>
    <w:rsid w:val="00110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02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252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25789E-7C4C-4D02-BA5C-962B610FC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1442</TotalTime>
  <Pages>14</Pages>
  <Words>5246</Words>
  <Characters>29906</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Tucker</dc:creator>
  <cp:keywords/>
  <dc:description/>
  <cp:lastModifiedBy>Anna Tucker</cp:lastModifiedBy>
  <cp:revision>4</cp:revision>
  <dcterms:created xsi:type="dcterms:W3CDTF">2019-06-11T18:34:00Z</dcterms:created>
  <dcterms:modified xsi:type="dcterms:W3CDTF">2019-06-13T16:30:00Z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050add41-294e-3a6b-a35f-ac30a22f1f50</vt:lpwstr>
  </property>
  <property fmtid="{D5CDD505-2E9C-101B-9397-08002B2CF9AE}" pid="24" name="Mendeley Citation Style_1">
    <vt:lpwstr>http://www.zotero.org/styles/ecology</vt:lpwstr>
  </property>
</Properties>
</file>