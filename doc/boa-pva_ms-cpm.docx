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1D8498" w14:textId="6F77B223" w:rsidR="0027512B" w:rsidRPr="006957A0" w:rsidRDefault="00DB5B02" w:rsidP="0027512B">
      <w:pPr>
        <w:spacing w:after="0" w:line="240" w:lineRule="auto"/>
        <w:rPr>
          <w:b/>
        </w:rPr>
      </w:pPr>
      <w:r>
        <w:rPr>
          <w:b/>
        </w:rPr>
        <w:t>Develop</w:t>
      </w:r>
      <w:del w:id="0" w:author="Conor McGowan" w:date="2020-01-09T14:19:00Z">
        <w:r w:rsidR="006957A0" w:rsidDel="00D81544">
          <w:rPr>
            <w:b/>
          </w:rPr>
          <w:delText>ment of</w:delText>
        </w:r>
        <w:r w:rsidDel="00D81544">
          <w:rPr>
            <w:b/>
          </w:rPr>
          <w:delText xml:space="preserve"> </w:delText>
        </w:r>
      </w:del>
      <w:ins w:id="1" w:author="Conor McGowan" w:date="2020-01-09T14:19:00Z">
        <w:r w:rsidR="00D81544">
          <w:rPr>
            <w:b/>
          </w:rPr>
          <w:t xml:space="preserve">ing </w:t>
        </w:r>
      </w:ins>
      <w:r>
        <w:rPr>
          <w:b/>
        </w:rPr>
        <w:t xml:space="preserve">a demographic projection model </w:t>
      </w:r>
      <w:ins w:id="2" w:author="Conor McGowan" w:date="2020-01-09T14:19:00Z">
        <w:r w:rsidR="00D81544">
          <w:rPr>
            <w:b/>
          </w:rPr>
          <w:t xml:space="preserve">to support conservation decision making </w:t>
        </w:r>
      </w:ins>
      <w:r w:rsidR="006957A0">
        <w:rPr>
          <w:b/>
        </w:rPr>
        <w:t xml:space="preserve">for an endangered snake </w:t>
      </w:r>
      <w:r>
        <w:rPr>
          <w:b/>
        </w:rPr>
        <w:t xml:space="preserve">with limited </w:t>
      </w:r>
      <w:r w:rsidR="006957A0">
        <w:rPr>
          <w:b/>
        </w:rPr>
        <w:t>m</w:t>
      </w:r>
      <w:bookmarkStart w:id="3" w:name="_GoBack"/>
      <w:bookmarkEnd w:id="3"/>
      <w:r w:rsidR="006957A0">
        <w:rPr>
          <w:b/>
        </w:rPr>
        <w:t xml:space="preserve">onitoring </w:t>
      </w:r>
      <w:commentRangeStart w:id="4"/>
      <w:commentRangeStart w:id="5"/>
      <w:r>
        <w:rPr>
          <w:b/>
        </w:rPr>
        <w:t>data</w:t>
      </w:r>
      <w:commentRangeEnd w:id="4"/>
      <w:r w:rsidR="00E8385D">
        <w:rPr>
          <w:rStyle w:val="CommentReference"/>
        </w:rPr>
        <w:commentReference w:id="4"/>
      </w:r>
      <w:commentRangeEnd w:id="5"/>
      <w:r w:rsidR="00CA7B2C">
        <w:rPr>
          <w:rStyle w:val="CommentReference"/>
        </w:rPr>
        <w:commentReference w:id="5"/>
      </w:r>
    </w:p>
    <w:p w14:paraId="390C1AB1" w14:textId="400E1D1B" w:rsidR="00DB5B02" w:rsidRPr="00DB5B02" w:rsidRDefault="00DB5B02" w:rsidP="006D6A6C">
      <w:pPr>
        <w:spacing w:after="0" w:line="480" w:lineRule="auto"/>
        <w:rPr>
          <w:bCs/>
        </w:rPr>
      </w:pPr>
      <w:r>
        <w:rPr>
          <w:bCs/>
        </w:rPr>
        <w:t xml:space="preserve">Anna M. Tucker, Conor P. McGowan, Nicole F. Angeli, Jan P. Zegarra… </w:t>
      </w:r>
      <w:commentRangeStart w:id="6"/>
      <w:r>
        <w:rPr>
          <w:bCs/>
        </w:rPr>
        <w:t>others</w:t>
      </w:r>
      <w:commentRangeEnd w:id="6"/>
      <w:r w:rsidR="007E40EA">
        <w:rPr>
          <w:rStyle w:val="CommentReference"/>
        </w:rPr>
        <w:commentReference w:id="6"/>
      </w:r>
      <w:r>
        <w:rPr>
          <w:bCs/>
        </w:rPr>
        <w:t>?</w:t>
      </w:r>
    </w:p>
    <w:p w14:paraId="6837009A" w14:textId="0F3029F3" w:rsidR="00DB5B02" w:rsidRDefault="00DB5B02" w:rsidP="006D6A6C">
      <w:pPr>
        <w:spacing w:after="0" w:line="480" w:lineRule="auto"/>
        <w:rPr>
          <w:b/>
        </w:rPr>
      </w:pPr>
    </w:p>
    <w:p w14:paraId="45C60F57" w14:textId="1B125F01" w:rsidR="00C0601F" w:rsidRPr="00C0601F" w:rsidRDefault="007A19D4" w:rsidP="006D6A6C">
      <w:pPr>
        <w:spacing w:after="0" w:line="480" w:lineRule="auto"/>
        <w:rPr>
          <w:bCs/>
        </w:rPr>
      </w:pPr>
      <w:commentRangeStart w:id="7"/>
      <w:r>
        <w:rPr>
          <w:b/>
        </w:rPr>
        <w:t xml:space="preserve">Potential </w:t>
      </w:r>
      <w:r w:rsidR="00C0601F">
        <w:rPr>
          <w:b/>
        </w:rPr>
        <w:t>Target</w:t>
      </w:r>
      <w:r w:rsidR="00E8385D">
        <w:rPr>
          <w:b/>
        </w:rPr>
        <w:t xml:space="preserve"> </w:t>
      </w:r>
      <w:commentRangeStart w:id="8"/>
      <w:r w:rsidR="00E8385D">
        <w:rPr>
          <w:b/>
        </w:rPr>
        <w:t>Journals</w:t>
      </w:r>
      <w:commentRangeEnd w:id="8"/>
      <w:r w:rsidR="00E8385D">
        <w:rPr>
          <w:rStyle w:val="CommentReference"/>
        </w:rPr>
        <w:commentReference w:id="8"/>
      </w:r>
      <w:commentRangeEnd w:id="7"/>
      <w:r w:rsidR="003F24B3">
        <w:rPr>
          <w:rStyle w:val="CommentReference"/>
        </w:rPr>
        <w:commentReference w:id="7"/>
      </w:r>
      <w:r w:rsidR="00C0601F">
        <w:rPr>
          <w:b/>
        </w:rPr>
        <w:t>:</w:t>
      </w:r>
    </w:p>
    <w:p w14:paraId="2F693DA7" w14:textId="0623D229" w:rsidR="00ED33FB" w:rsidRPr="00ED33FB" w:rsidRDefault="00ED33FB" w:rsidP="006D6A6C">
      <w:pPr>
        <w:spacing w:after="0" w:line="480" w:lineRule="auto"/>
        <w:rPr>
          <w:bCs/>
        </w:rPr>
      </w:pPr>
      <w:r>
        <w:rPr>
          <w:bCs/>
        </w:rPr>
        <w:t>Global Ecology and Conservation</w:t>
      </w:r>
    </w:p>
    <w:p w14:paraId="64D7C1D5" w14:textId="398F56C8" w:rsidR="00ED33FB" w:rsidRDefault="00ED33FB" w:rsidP="006D6A6C">
      <w:pPr>
        <w:spacing w:after="0" w:line="480" w:lineRule="auto"/>
        <w:rPr>
          <w:bCs/>
        </w:rPr>
      </w:pPr>
      <w:r>
        <w:rPr>
          <w:bCs/>
        </w:rPr>
        <w:t>Herpetological Conservation and Biology</w:t>
      </w:r>
    </w:p>
    <w:p w14:paraId="4B00F765" w14:textId="43CDB22F" w:rsidR="00F763EF" w:rsidRPr="00ED33FB" w:rsidRDefault="00F763EF" w:rsidP="006D6A6C">
      <w:pPr>
        <w:spacing w:after="0" w:line="480" w:lineRule="auto"/>
        <w:rPr>
          <w:bCs/>
        </w:rPr>
      </w:pPr>
      <w:r>
        <w:t>Tropical Conservation Science</w:t>
      </w:r>
    </w:p>
    <w:p w14:paraId="7741A2C1" w14:textId="77777777" w:rsidR="00ED33FB" w:rsidRDefault="00ED33FB" w:rsidP="006D6A6C">
      <w:pPr>
        <w:spacing w:after="0" w:line="480" w:lineRule="auto"/>
        <w:rPr>
          <w:b/>
        </w:rPr>
      </w:pPr>
    </w:p>
    <w:p w14:paraId="7299D457" w14:textId="18E6C597" w:rsidR="00F05B7B" w:rsidRPr="00F05B7B" w:rsidRDefault="00F05B7B" w:rsidP="006D6A6C">
      <w:pPr>
        <w:spacing w:after="0" w:line="480" w:lineRule="auto"/>
        <w:rPr>
          <w:i/>
          <w:iCs/>
        </w:rPr>
      </w:pPr>
      <w:r w:rsidRPr="00F05B7B">
        <w:rPr>
          <w:i/>
          <w:iCs/>
        </w:rPr>
        <w:t>This draft manuscript is distributed solely for purposes of scientific peer review. Its content is deliberative and pre-decisional, so it must not be disclosed or released. This manuscript does not represent any official USGS finding or policy.</w:t>
      </w:r>
    </w:p>
    <w:p w14:paraId="06C89008" w14:textId="77777777" w:rsidR="00511623" w:rsidRDefault="00511623" w:rsidP="006D6A6C">
      <w:pPr>
        <w:spacing w:after="0" w:line="480" w:lineRule="auto"/>
        <w:rPr>
          <w:b/>
          <w:bCs/>
        </w:rPr>
      </w:pPr>
    </w:p>
    <w:p w14:paraId="0518CE25" w14:textId="40B1F9CA" w:rsidR="006D6A6C" w:rsidRPr="00450657" w:rsidRDefault="006D6A6C" w:rsidP="006D6A6C">
      <w:pPr>
        <w:spacing w:after="0" w:line="480" w:lineRule="auto"/>
        <w:rPr>
          <w:b/>
          <w:bCs/>
        </w:rPr>
      </w:pPr>
      <w:r w:rsidRPr="00450657">
        <w:rPr>
          <w:b/>
          <w:bCs/>
        </w:rPr>
        <w:t>ABSTRACT</w:t>
      </w:r>
    </w:p>
    <w:p w14:paraId="28D2B131" w14:textId="77777777" w:rsidR="006D6A6C" w:rsidRDefault="006D6A6C" w:rsidP="006D6A6C">
      <w:pPr>
        <w:spacing w:after="0" w:line="480" w:lineRule="auto"/>
      </w:pPr>
    </w:p>
    <w:p w14:paraId="68C60D0E" w14:textId="0DAB5A3C" w:rsidR="006508E6" w:rsidRDefault="006D6A6C" w:rsidP="006D6A6C">
      <w:pPr>
        <w:spacing w:after="0" w:line="480" w:lineRule="auto"/>
        <w:rPr>
          <w:bCs/>
        </w:rPr>
      </w:pPr>
      <w:r w:rsidRPr="00450657">
        <w:rPr>
          <w:b/>
        </w:rPr>
        <w:t>INTRODUCTION</w:t>
      </w:r>
    </w:p>
    <w:p w14:paraId="4602B1DF" w14:textId="15FE8360" w:rsidR="00F275B9" w:rsidRDefault="00A714ED" w:rsidP="00F275B9">
      <w:pPr>
        <w:spacing w:after="0" w:line="480" w:lineRule="auto"/>
        <w:rPr>
          <w:bCs/>
        </w:rPr>
      </w:pPr>
      <w:r>
        <w:rPr>
          <w:bCs/>
        </w:rPr>
        <w:tab/>
      </w:r>
      <w:commentRangeStart w:id="9"/>
      <w:r>
        <w:rPr>
          <w:bCs/>
        </w:rPr>
        <w:t xml:space="preserve">For many rare and threatened species, little </w:t>
      </w:r>
      <w:ins w:id="10" w:author="Conor McGowan" w:date="2020-01-08T14:12:00Z">
        <w:r w:rsidR="000D4659">
          <w:rPr>
            <w:bCs/>
          </w:rPr>
          <w:t xml:space="preserve">research or </w:t>
        </w:r>
      </w:ins>
      <w:r>
        <w:rPr>
          <w:bCs/>
        </w:rPr>
        <w:t>monitoring data exist</w:t>
      </w:r>
      <w:del w:id="11" w:author="Conor McGowan" w:date="2020-01-08T14:12:00Z">
        <w:r w:rsidDel="000D4659">
          <w:rPr>
            <w:bCs/>
          </w:rPr>
          <w:delText>s</w:delText>
        </w:r>
      </w:del>
      <w:r>
        <w:rPr>
          <w:bCs/>
        </w:rPr>
        <w:t xml:space="preserve"> to inform conservation decision-making</w:t>
      </w:r>
      <w:r w:rsidR="00B62839">
        <w:rPr>
          <w:bCs/>
        </w:rPr>
        <w:t xml:space="preserve"> </w:t>
      </w:r>
      <w:r w:rsidR="00B62839">
        <w:rPr>
          <w:bCs/>
        </w:rPr>
        <w:fldChar w:fldCharType="begin" w:fldLock="1"/>
      </w:r>
      <w:r w:rsidR="00A500FE">
        <w:rPr>
          <w:bCs/>
        </w:rPr>
        <w:instrText>ADDIN CSL_CITATION {"citationItems":[{"id":"ITEM-1","itemData":{"DOI":"10.1016/j.baae.2010.09.007","ISSN":"14391791","abstract":"Knowledge of biodiversity is woefully inadequate. Only a fraction of the planet's species has been described by science (the \" Linnean shortfall\" ). Even for described species, scientists often have only fragmentary information about their distributions (the \" Wallacean\" shortfall). These shortfalls in biodiversity knowledge place serious limitations on the ability to conserve biodiversity in the face of the ongoing extinction crisis. Here, I test the hypothesis that data deficiency may be used to guide surveys and inventories to regions that would increase the probability of discovering new species. I compiled global distribution maps for all Data Deficient amphibian species (species described up to 2004) and constructed a Data Deficiency (DD) surface (the DD surface was based on distribution information obtained from the IUCN Red List). Then, I compared the type-locality sites of new amphibian species descriptions (species described between 2005 and 2009) with the DD surface in order to check if new species discoveries were significantly more abundant within the DD surface or not. Even though the amphibian DD species surface covers only 8% of Earth's land area, 79% of the amphibian species discovered between 2005 and 2009 were within the DD surface. The results suggest that directing surveys towards areas of known data deficiency will likely result in the discovery of species new to science, helping to address the Linnean shortfall. Incorporating DD information from the IUCN Red List may provide an efficient methodology for strategically targeting surveys and inventories, maximizing the chances of obtaining high conservation benefits from them, and helping minimize the costs associated with such endeavours. © 2010.","author":[{"dropping-particle":"","family":"Brito","given":"Daniel","non-dropping-particle":"","parse-names":false,"suffix":""}],"container-title":"Basic and Applied Ecology","id":"ITEM-1","issue":"8","issued":{"date-parts":[["2010"]]},"page":"709-713","publisher":"Elsevier GmbH","title":"Overcoming the Linnean shortfall: Data deficiency and biological survey priorities","type":"article-journal","volume":"11"},"uris":["http://www.mendeley.com/documents/?uuid=582942f9-a68d-4582-b1c5-68954c2a3d9d"]},{"id":"ITEM-2","itemData":{"DOI":"10.1111/j.1523-1739.2006.00473.x","ISSN":"08888892","abstract":"Of the roughly 12,000 known plant species in Madagascar only 3% are found in the IUCN (World Conservation Union) Red List of Threatened Species. We assigned preliminary IUCN categories of threat to the species of a comparatively well-known tribe, Coleeae (Bignoniaceae), which comprises an endemic, species-rich radiation in Madagascar Because the IUCN Red List Categories and Criteria 3.1 discourage the use of the data-deficient category, we developed a novel method for differentiating between range-limited species and poorly sampled species. We used the Missouri Botanical Garden (MBG) gazetteer to determine where other collection efforts had taken place. We drew buffers around each Coleeae locality and determined how many times the surrounding area bad been visited since the last sighting of the specimens by intersecting the buffers with all known botanical localities from the MBG gazetteer We determined that at least 54% of the Coleeae species are threatened with extinction. Assignments of species to this category were often due to predicted future decline within their current area of occupancy and their lack of inclusion within the protected-area network (only 42% of species are known to occur in protected areas). Three species were presumed extinct, and an additional 12 have not been seen in decades. Among the species threatened with extinction, we \"rescued\" six of them from the data-deficient category by considering both the sample dates and localities of places where they occurred in relation to additional collections that took place in the immediate area. Due to their recent discovery, 15 species remained in the data-deficient category If Coleeae is representative of the Malagasy flora, or at least of other endemic-radiated plant groups, then species loss in Madagascar may be even more extreme than is realized.","author":[{"dropping-particle":"","family":"Good","given":"Tatjana C.","non-dropping-particle":"","parse-names":false,"suffix":""},{"dropping-particle":"","family":"Zjhra","given":"Michelle L.","non-dropping-particle":"","parse-names":false,"suffix":""},{"dropping-particle":"","family":"Kremen","given":"Claire","non-dropping-particle":"","parse-names":false,"suffix":""}],"container-title":"Conservation Biology","id":"ITEM-2","issue":"4","issued":{"date-parts":[["2006"]]},"page":"1099-1110","title":"Addressing data deficiency in classifying extinction risk: A case study of a radiation of Bignoniaceae from Madagascar","type":"article-journal","volume":"20"},"uris":["http://www.mendeley.com/documents/?uuid=925f9714-aa69-4fe3-bc3d-01e7e573d175"]},{"id":"ITEM-3","itemData":{"DOI":"10.1017/S1367943003003184","ISSN":"13679430","abstract":"Conservation practices are supposed to get refined by advancing scientific knowledge. We study this phenomenon in the context of monitoring tiger populations in India, by evaluating the 'pugmark census method' employed by wildlife managers for three decades. We use an analytical framework of modern animal population sampling to test the efficacy of the pugmark censuses using scientific data on tigers and our field observations. We identify three critical goals for monitoring tiger populations, in order of increasing sophistication: (1) distribution mapping, (2) tracking relative abundance, (3) estimation of absolute abundance. We demonstrate that the present census-based paradigm does not work because it ignores the first two simpler goals, and targets, but fails to achieve, the most difficult third goal. We point out the utility and ready availability of alternative monitoring paradigms that deal with the central problems of spatial sampling and observability. We propose an alternative sampling-based approach that can be tailored to meet practical needs of tiger monitoring at different levels of refinement. © 2003 The Zoological Society of London.","author":[{"dropping-particle":"","family":"Karanth","given":"K. Ullas","non-dropping-particle":"","parse-names":false,"suffix":""},{"dropping-particle":"","family":"Nichols","given":"James D.","non-dropping-particle":"","parse-names":false,"suffix":""},{"dropping-particle":"","family":"Seidensticker","given":"John","non-dropping-particle":"","parse-names":false,"suffix":""},{"dropping-particle":"","family":"Dinerstein","given":"Eric","non-dropping-particle":"","parse-names":false,"suffix":""},{"dropping-particle":"","family":"Smith","given":"James L.David","non-dropping-particle":"","parse-names":false,"suffix":""},{"dropping-particle":"","family":"McDougal","given":"Charles","non-dropping-particle":"","parse-names":false,"suffix":""},{"dropping-particle":"","family":"Johnsingh","given":"A. J.T.","non-dropping-particle":"","parse-names":false,"suffix":""},{"dropping-particle":"","family":"Chundawat","given":"Raghunandan S.","non-dropping-particle":"","parse-names":false,"suffix":""},{"dropping-particle":"","family":"Thapar","given":"Valmik","non-dropping-particle":"","parse-names":false,"suffix":""}],"container-title":"Animal Conservation","id":"ITEM-3","issue":"2","issued":{"date-parts":[["2003"]]},"page":"141-146","title":"Science deficiency in conservation practice: The monitoring of tiger populations in India","type":"article-journal","volume":"6"},"uris":["http://www.mendeley.com/documents/?uuid=2fbfe8af-92a6-4221-b848-d2ff770a7d6f"]}],"mendeley":{"formattedCitation":"(Karanth et al. 2003, Good et al. 2006, Brito 2010)","plainTextFormattedCitation":"(Karanth et al. 2003, Good et al. 2006, Brito 2010)","previouslyFormattedCitation":"(Karanth et al. 2003, Good et al. 2006, Brito 2010)"},"properties":{"noteIndex":0},"schema":"https://github.com/citation-style-language/schema/raw/master/csl-citation.json"}</w:instrText>
      </w:r>
      <w:r w:rsidR="00B62839">
        <w:rPr>
          <w:bCs/>
        </w:rPr>
        <w:fldChar w:fldCharType="separate"/>
      </w:r>
      <w:r w:rsidR="00B62839" w:rsidRPr="00B62839">
        <w:rPr>
          <w:bCs/>
          <w:noProof/>
        </w:rPr>
        <w:t>(Karanth et al. 2003, Good et al. 2006, Brito 2010)</w:t>
      </w:r>
      <w:r w:rsidR="00B62839">
        <w:rPr>
          <w:bCs/>
        </w:rPr>
        <w:fldChar w:fldCharType="end"/>
      </w:r>
      <w:r>
        <w:rPr>
          <w:bCs/>
        </w:rPr>
        <w:t>.</w:t>
      </w:r>
      <w:ins w:id="12" w:author="Conor McGowan" w:date="2020-01-08T14:12:00Z">
        <w:r w:rsidR="000D4659">
          <w:rPr>
            <w:bCs/>
          </w:rPr>
          <w:t xml:space="preserve"> Despite a lack of data and models, manageres still need to make predictions about the potential or probably effects of management choices in order to make management decisions</w:t>
        </w:r>
      </w:ins>
      <w:ins w:id="13" w:author="Conor McGowan" w:date="2020-01-08T14:13:00Z">
        <w:r w:rsidR="000D4659">
          <w:rPr>
            <w:bCs/>
          </w:rPr>
          <w:t xml:space="preserve"> (CITATIONS? Maybe just SDM papers)</w:t>
        </w:r>
      </w:ins>
      <w:ins w:id="14" w:author="Conor McGowan" w:date="2020-01-08T14:12:00Z">
        <w:r w:rsidR="000D4659">
          <w:rPr>
            <w:bCs/>
          </w:rPr>
          <w:t>.</w:t>
        </w:r>
      </w:ins>
      <w:r>
        <w:rPr>
          <w:bCs/>
        </w:rPr>
        <w:t xml:space="preserve"> </w:t>
      </w:r>
      <w:r w:rsidR="00E8385D">
        <w:rPr>
          <w:bCs/>
        </w:rPr>
        <w:t>In such situations, decision makers often rely on qualitative assessments of species risk which may be subjective and lack explicit acknowledge of uncertainty</w:t>
      </w:r>
      <w:r w:rsidR="00DA7FD9">
        <w:rPr>
          <w:bCs/>
        </w:rPr>
        <w:t xml:space="preserve"> </w:t>
      </w:r>
      <w:r w:rsidR="00DA7FD9">
        <w:rPr>
          <w:bCs/>
        </w:rPr>
        <w:fldChar w:fldCharType="begin" w:fldLock="1"/>
      </w:r>
      <w:r w:rsidR="009803A2">
        <w:rPr>
          <w:bCs/>
        </w:rPr>
        <w:instrText>ADDIN CSL_CITATION {"citationItems":[{"id":"ITEM-1","itemData":{"DOI":"10.1016/j.actao.2004.01.008","ISSN":"1146609X","abstract":"Models of population dynamics are commonly used to predict risks in ecology, particularly risks of population decline. There is often considerable uncertainty associated with these predictions. However, alternatives to predictions based on population models have not been assessed. We used simulation models of hypothetical species to generate the kinds of data that might typically be available to ecologists and then invited other researchers to predict risks of population declines using these data. The accuracy of the predictions was assessed by comparison with the forecasts of the original model. The researchers used either population models or subjective judgement to make their predictions. Predictions made using models were only slightly more accurate than subjective judgements of risk. However, predictions using models tended to be unbiased, while subjective judgements were biased towards over-estimation. Psychology literature suggests that the bias of subjective judgements is likely to vary somewhat unpredictably among people, depending on their stake in the outcome. This will make subjective predictions more uncertain and less transparent than those based on models. © 2004 Elsevier SAS. All rights reserved.","author":[{"dropping-particle":"","family":"McCarthy","given":"Michael A.","non-dropping-particle":"","parse-names":false,"suffix":""},{"dropping-particle":"","family":"Keith","given":"David","non-dropping-particle":"","parse-names":false,"suffix":""},{"dropping-particle":"","family":"Tietjen","given":"Justine","non-dropping-particle":"","parse-names":false,"suffix":""},{"dropping-particle":"","family":"Burgman","given":"Mark A.","non-dropping-particle":"","parse-names":false,"suffix":""},{"dropping-particle":"","family":"Maunder","given":"Mark","non-dropping-particle":"","parse-names":false,"suffix":""},{"dropping-particle":"","family":"Master","given":"Larry","non-dropping-particle":"","parse-names":false,"suffix":""},{"dropping-particle":"","family":"Brook","given":"Barry W.","non-dropping-particle":"","parse-names":false,"suffix":""},{"dropping-particle":"","family":"Mace","given":"Georgina","non-dropping-particle":"","parse-names":false,"suffix":""},{"dropping-particle":"","family":"Possingham","given":"Hugh P.","non-dropping-particle":"","parse-names":false,"suffix":""},{"dropping-particle":"","family":"Medellin","given":"Rodrigo","non-dropping-particle":"","parse-names":false,"suffix":""},{"dropping-particle":"","family":"Andelman","given":"Sandy","non-dropping-particle":"","parse-names":false,"suffix":""},{"dropping-particle":"","family":"Regan","given":"Helen","non-dropping-particle":"","parse-names":false,"suffix":""},{"dropping-particle":"","family":"Regan","given":"Tracey","non-dropping-particle":"","parse-names":false,"suffix":""},{"dropping-particle":"","family":"Ruckelshaus","given":"Mary","non-dropping-particle":"","parse-names":false,"suffix":""}],"container-title":"Acta Oecologica","id":"ITEM-1","issue":"2","issued":{"date-parts":[["2004"]]},"page":"67-74","title":"Comparing predictions of extinction risk using models and subjective judgement","type":"article-journal","volume":"26"},"uris":["http://www.mendeley.com/documents/?uuid=3ba8450c-e25b-4e51-89a5-69366fe523af"]}],"mendeley":{"formattedCitation":"(McCarthy et al. 2004)","plainTextFormattedCitation":"(McCarthy et al. 2004)","previouslyFormattedCitation":"(McCarthy et al. 2004)"},"properties":{"noteIndex":0},"schema":"https://github.com/citation-style-language/schema/raw/master/csl-citation.json"}</w:instrText>
      </w:r>
      <w:r w:rsidR="00DA7FD9">
        <w:rPr>
          <w:bCs/>
        </w:rPr>
        <w:fldChar w:fldCharType="separate"/>
      </w:r>
      <w:r w:rsidR="00DA7FD9" w:rsidRPr="00DA7FD9">
        <w:rPr>
          <w:bCs/>
          <w:noProof/>
        </w:rPr>
        <w:t>(McCarthy et al. 2004)</w:t>
      </w:r>
      <w:r w:rsidR="00DA7FD9">
        <w:rPr>
          <w:bCs/>
        </w:rPr>
        <w:fldChar w:fldCharType="end"/>
      </w:r>
      <w:r w:rsidR="00E63637">
        <w:rPr>
          <w:bCs/>
        </w:rPr>
        <w:t xml:space="preserve">. </w:t>
      </w:r>
      <w:r>
        <w:rPr>
          <w:bCs/>
        </w:rPr>
        <w:t xml:space="preserve">Although </w:t>
      </w:r>
      <w:r w:rsidR="00F275B9">
        <w:rPr>
          <w:bCs/>
        </w:rPr>
        <w:t>qualitative</w:t>
      </w:r>
      <w:r>
        <w:rPr>
          <w:bCs/>
        </w:rPr>
        <w:t xml:space="preserve"> </w:t>
      </w:r>
      <w:r w:rsidR="00F275B9">
        <w:rPr>
          <w:bCs/>
        </w:rPr>
        <w:t xml:space="preserve">methods are useful in </w:t>
      </w:r>
      <w:del w:id="15" w:author="Conor McGowan" w:date="2019-12-20T16:39:00Z">
        <w:r w:rsidR="00F275B9" w:rsidDel="00D924CB">
          <w:rPr>
            <w:bCs/>
          </w:rPr>
          <w:delText xml:space="preserve">many </w:delText>
        </w:r>
      </w:del>
      <w:ins w:id="16" w:author="Conor McGowan" w:date="2019-12-20T16:39:00Z">
        <w:r w:rsidR="00D924CB">
          <w:rPr>
            <w:bCs/>
          </w:rPr>
          <w:t xml:space="preserve">some </w:t>
        </w:r>
      </w:ins>
      <w:r w:rsidR="00F275B9">
        <w:rPr>
          <w:bCs/>
        </w:rPr>
        <w:t>circumstances</w:t>
      </w:r>
      <w:r>
        <w:rPr>
          <w:bCs/>
        </w:rPr>
        <w:t>, there may be many cases where even some knowledge of the species life history and ecology can be used to develop demographic projection models that result in quantitative assessments of resiliency and extinction risk</w:t>
      </w:r>
      <w:r w:rsidR="00B62839">
        <w:rPr>
          <w:bCs/>
        </w:rPr>
        <w:t xml:space="preserve"> and associated </w:t>
      </w:r>
      <w:r w:rsidR="00B62839">
        <w:rPr>
          <w:bCs/>
        </w:rPr>
        <w:lastRenderedPageBreak/>
        <w:t>uncertainties</w:t>
      </w:r>
      <w:r>
        <w:rPr>
          <w:bCs/>
        </w:rPr>
        <w:t>. These quantitative projections allow for the explicit acknowledgement and incorporation of uncertainty and provide decision makers with more nuanced results upon which to base their decisions.</w:t>
      </w:r>
      <w:commentRangeEnd w:id="9"/>
      <w:r w:rsidR="00D924CB">
        <w:rPr>
          <w:rStyle w:val="CommentReference"/>
        </w:rPr>
        <w:commentReference w:id="9"/>
      </w:r>
    </w:p>
    <w:p w14:paraId="30666C57" w14:textId="7D9AB812" w:rsidR="00E8385D" w:rsidRDefault="00DF60A5" w:rsidP="00F275B9">
      <w:pPr>
        <w:spacing w:after="0" w:line="480" w:lineRule="auto"/>
        <w:rPr>
          <w:bCs/>
        </w:rPr>
      </w:pPr>
      <w:r>
        <w:rPr>
          <w:bCs/>
        </w:rPr>
        <w:tab/>
        <w:t>Snakes are notoriously persecuted by humans worldwide</w:t>
      </w:r>
      <w:r w:rsidR="007615D7">
        <w:rPr>
          <w:bCs/>
        </w:rPr>
        <w:t xml:space="preserve"> and are a group of high conservation concern </w:t>
      </w:r>
      <w:r w:rsidR="007615D7">
        <w:rPr>
          <w:bCs/>
        </w:rPr>
        <w:fldChar w:fldCharType="begin" w:fldLock="1"/>
      </w:r>
      <w:r w:rsidR="00253BA2">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id":"ITEM-2","itemData":{"DOI":"10.1192/bjp.112.483.211-a","ISBN":"9780801445651","ISSN":"0007-1250","editor":[{"dropping-particle":"","family":"Mullin","given":"Stephen J.","non-dropping-particle":"","parse-names":false,"suffix":""},{"dropping-particle":"","family":"Seigel","given":"Richard A.","non-dropping-particle":"","parse-names":false,"suffix":""}],"id":"ITEM-2","issued":{"date-parts":[["2009"]]},"publisher":"Cornell University Press","publisher-place":"Ithaca, NY","title":"Snakes: Ecology and Conservation","type":"book"},"uris":["http://www.mendeley.com/documents/?uuid=25a58ae1-42ed-444c-a69f-16a37797b967"]}],"mendeley":{"formattedCitation":"(Mullin and Seigel 2009, Böhm et al. 2013)","plainTextFormattedCitation":"(Mullin and Seigel 2009, Böhm et al. 2013)","previouslyFormattedCitation":"(Mullin and Seigel 2009, Böhm et al. 2013)"},"properties":{"noteIndex":0},"schema":"https://github.com/citation-style-language/schema/raw/master/csl-citation.json"}</w:instrText>
      </w:r>
      <w:r w:rsidR="007615D7">
        <w:rPr>
          <w:bCs/>
        </w:rPr>
        <w:fldChar w:fldCharType="separate"/>
      </w:r>
      <w:r w:rsidR="00253BA2" w:rsidRPr="00253BA2">
        <w:rPr>
          <w:bCs/>
          <w:noProof/>
        </w:rPr>
        <w:t>(Mullin and Seigel 2009, Böhm et al. 2013)</w:t>
      </w:r>
      <w:r w:rsidR="007615D7">
        <w:rPr>
          <w:bCs/>
        </w:rPr>
        <w:fldChar w:fldCharType="end"/>
      </w:r>
      <w:r w:rsidR="00ED33FB">
        <w:rPr>
          <w:bCs/>
        </w:rPr>
        <w:t>.</w:t>
      </w:r>
      <w:r w:rsidR="009E795B">
        <w:rPr>
          <w:bCs/>
        </w:rPr>
        <w:t xml:space="preserve"> A recent </w:t>
      </w:r>
      <w:r w:rsidR="00C93FA0">
        <w:rPr>
          <w:bCs/>
        </w:rPr>
        <w:t xml:space="preserve">analysis of a randomly selected subset of reptile species showed that up to 33% of snake species worldwide may be threatened </w:t>
      </w:r>
      <w:r w:rsidR="00C93FA0">
        <w:rPr>
          <w:bCs/>
        </w:rPr>
        <w:fldChar w:fldCharType="begin" w:fldLock="1"/>
      </w:r>
      <w:r w:rsidR="00D13906">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reptiles","type":"article-journal","volume":"157"},"uris":["http://www.mendeley.com/documents/?uuid=f3bfc329-2485-4009-9790-2df43d1433e7"]}],"mendeley":{"formattedCitation":"(Böhm et al. 2013)","plainTextFormattedCitation":"(Böhm et al. 2013)","previouslyFormattedCitation":"(Böhm et al. 2013)"},"properties":{"noteIndex":0},"schema":"https://github.com/citation-style-language/schema/raw/master/csl-citation.json"}</w:instrText>
      </w:r>
      <w:r w:rsidR="00C93FA0">
        <w:rPr>
          <w:bCs/>
        </w:rPr>
        <w:fldChar w:fldCharType="separate"/>
      </w:r>
      <w:r w:rsidR="00C93FA0" w:rsidRPr="00C93FA0">
        <w:rPr>
          <w:bCs/>
          <w:noProof/>
        </w:rPr>
        <w:t>(Böhm et al. 2013)</w:t>
      </w:r>
      <w:r w:rsidR="00C93FA0">
        <w:rPr>
          <w:bCs/>
        </w:rPr>
        <w:fldChar w:fldCharType="end"/>
      </w:r>
      <w:r w:rsidR="00C93FA0">
        <w:rPr>
          <w:bCs/>
        </w:rPr>
        <w:t>.</w:t>
      </w:r>
      <w:r w:rsidR="00D13906" w:rsidRPr="00D13906">
        <w:rPr>
          <w:bCs/>
        </w:rPr>
        <w:t xml:space="preserve"> </w:t>
      </w:r>
      <w:r w:rsidR="00D13906">
        <w:rPr>
          <w:bCs/>
        </w:rPr>
        <w:t xml:space="preserve">For many species there is data about species distribution only, and information about population trends is lacking. However, an analysis of 17 snake populations in Europe, Australia, and Nigeria found that 11 (65%) declined sharply over the ~20 year study period </w:t>
      </w:r>
      <w:r w:rsidR="00D13906">
        <w:rPr>
          <w:bCs/>
        </w:rPr>
        <w:fldChar w:fldCharType="begin" w:fldLock="1"/>
      </w:r>
      <w:r w:rsidR="00D039AA">
        <w:rPr>
          <w:bCs/>
        </w:rPr>
        <w:instrText>ADDIN CSL_CITATION {"citationItems":[{"id":"ITEM-1","itemData":{"DOI":"10.1098/rsbl.2010.0373","ISSN":"1744957X","abstract":"Long-term studies have revealed population declines in fishes, amphibians, reptiles, birds and mammals. In birds, and particularly amphibians, these declines are a global phenomenon whose causes are often unclear. Among reptiles, snakes are top predators and therefore a decline in their numbers may have serious consequences for the functioning of many ecosystems. Our results show that, of 17 snake populations (eight species) from the UK, France, Italy, Nigeria and Australia, 11 have declined sharply over the same relatively short period of time with five remaining stable and one showing signs of a marginal increase. Although the causes of these declines are currently unknown, we suspect that they are multi-faceted (such as habitat quality deterioration, prey availability), and with a common cause, e.g. global climate change, at their root.","author":[{"dropping-particle":"","family":"Reading","given":"C. J.","non-dropping-particle":"","parse-names":false,"suffix":""},{"dropping-particle":"","family":"Luiselli","given":"L. M.","non-dropping-particle":"","parse-names":false,"suffix":""},{"dropping-particle":"","family":"Akani","given":"G. C.","non-dropping-particle":"","parse-names":false,"suffix":""},{"dropping-particle":"","family":"Bonnet","given":"X.","non-dropping-particle":"","parse-names":false,"suffix":""},{"dropping-particle":"","family":"Amori","given":"G.","non-dropping-particle":"","parse-names":false,"suffix":""},{"dropping-particle":"","family":"Ballouard","given":"J. M.","non-dropping-particle":"","parse-names":false,"suffix":""},{"dropping-particle":"","family":"Filippi","given":"E.","non-dropping-particle":"","parse-names":false,"suffix":""},{"dropping-particle":"","family":"Naulleau","given":"G.","non-dropping-particle":"","parse-names":false,"suffix":""},{"dropping-particle":"","family":"Pearson","given":"D.","non-dropping-particle":"","parse-names":false,"suffix":""},{"dropping-particle":"","family":"Rugiero","given":"L.","non-dropping-particle":"","parse-names":false,"suffix":""}],"container-title":"Biology Letters","id":"ITEM-1","issue":"6","issued":{"date-parts":[["2010"]]},"page":"777-780","title":"Are snake populations in widespread decline?","type":"article-journal","volume":"6"},"uris":["http://www.mendeley.com/documents/?uuid=600de389-39ba-4a01-af36-e4722354b8c7"]}],"mendeley":{"formattedCitation":"(Reading et al. 2010)","plainTextFormattedCitation":"(Reading et al. 2010)","previouslyFormattedCitation":"(Reading et al. 2010)"},"properties":{"noteIndex":0},"schema":"https://github.com/citation-style-language/schema/raw/master/csl-citation.json"}</w:instrText>
      </w:r>
      <w:r w:rsidR="00D13906">
        <w:rPr>
          <w:bCs/>
        </w:rPr>
        <w:fldChar w:fldCharType="separate"/>
      </w:r>
      <w:r w:rsidR="00D13906" w:rsidRPr="00D13906">
        <w:rPr>
          <w:bCs/>
          <w:noProof/>
        </w:rPr>
        <w:t>(Reading et al. 2010)</w:t>
      </w:r>
      <w:r w:rsidR="00D13906">
        <w:rPr>
          <w:bCs/>
        </w:rPr>
        <w:fldChar w:fldCharType="end"/>
      </w:r>
      <w:r w:rsidR="00D13906">
        <w:rPr>
          <w:bCs/>
        </w:rPr>
        <w:t>.</w:t>
      </w:r>
      <w:r w:rsidR="00E8385D">
        <w:rPr>
          <w:bCs/>
        </w:rPr>
        <w:t xml:space="preserve"> </w:t>
      </w:r>
      <w:r w:rsidR="003575E5">
        <w:rPr>
          <w:bCs/>
        </w:rPr>
        <w:t xml:space="preserve">Habitat loss due to urbanization and human development is one of the main threats facing snake populations </w:t>
      </w:r>
      <w:r w:rsidR="003575E5">
        <w:rPr>
          <w:bCs/>
        </w:rPr>
        <w:fldChar w:fldCharType="begin" w:fldLock="1"/>
      </w:r>
      <w:r w:rsidR="008D71D5">
        <w:rPr>
          <w:bCs/>
        </w:rPr>
        <w:instrText>ADDIN CSL_CITATION {"citationItems":[{"id":"ITEM-1","itemData":{"DOI":"10.1641/0006-3568(2000)050[0653:tgdord]2.0.co;2","ISSN":"0006-3568","abstract":"Reptile species are declining on a global scale. Six significant threats to reptile populations are habitat loss and degradation, introduced invasive species, environmental pollution, disease, unsustainable use and global climate change.","author":[{"dropping-particle":"","family":"Gibbons","given":"J. Whitfield","non-dropping-particle":"","parse-names":false,"suffix":""},{"dropping-particle":"","family":"Scott","given":"David E.","non-dropping-particle":"","parse-names":false,"suffix":""},{"dropping-particle":"","family":"Ryan","given":"Travis J.","non-dropping-particle":"","parse-names":false,"suffix":""},{"dropping-particle":"","family":"Buhlmann","given":"Kurt A.","non-dropping-particle":"","parse-names":false,"suffix":""},{"dropping-particle":"","family":"Tuberville","given":"Tracey D.","non-dropping-particle":"","parse-names":false,"suffix":""},{"dropping-particle":"","family":"Metts","given":"Brian S.","non-dropping-particle":"","parse-names":false,"suffix":""},{"dropping-particle":"","family":"Greene","given":"Judith L.","non-dropping-particle":"","parse-names":false,"suffix":""},{"dropping-particle":"","family":"Mills","given":"Tony","non-dropping-particle":"","parse-names":false,"suffix":""},{"dropping-particle":"","family":"Leiden","given":"Yale","non-dropping-particle":"","parse-names":false,"suffix":""},{"dropping-particle":"","family":"Poppy","given":"Sean","non-dropping-particle":"","parse-names":false,"suffix":""},{"dropping-particle":"","family":"Winne","given":"Christopher T.","non-dropping-particle":"","parse-names":false,"suffix":""}],"container-title":"BioScience","id":"ITEM-1","issue":"8","issued":{"date-parts":[["2000"]]},"page":"653","title":"The Global Decline of Reptiles, Déjà Vu Amphibians","type":"article-journal","volume":"50"},"uris":["http://www.mendeley.com/documents/?uuid=5117c024-f1b2-48dc-8849-57008079055e"]},{"id":"ITEM-2","itemData":{"DOI":"10.1016/j.biocon.2012.07.015","ISSN":"00063207","abstract":"Effective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Conservation","id":"ITEM-2","issued":{"date-parts":[["2013"]]},"page":"372-385","title":"The conservation status of the world's reptiles","type":"article-journal","volume":"157"},"uris":["http://www.mendeley.com/documents/?uuid=f3bfc329-2485-4009-9790-2df43d1433e7"]}],"mendeley":{"formattedCitation":"(Gibbons et al. 2000, Böhm et al. 2013)","plainTextFormattedCitation":"(Gibbons et al. 2000, Böhm et al. 2013)","previouslyFormattedCitation":"(Gibbons et al. 2000, Böhm et al. 2013)"},"properties":{"noteIndex":0},"schema":"https://github.com/citation-style-language/schema/raw/master/csl-citation.json"}</w:instrText>
      </w:r>
      <w:r w:rsidR="003575E5">
        <w:rPr>
          <w:bCs/>
        </w:rPr>
        <w:fldChar w:fldCharType="separate"/>
      </w:r>
      <w:r w:rsidR="003575E5" w:rsidRPr="003575E5">
        <w:rPr>
          <w:bCs/>
          <w:noProof/>
        </w:rPr>
        <w:t>(Gibbons et al. 2000, Böhm et al. 2013)</w:t>
      </w:r>
      <w:r w:rsidR="003575E5">
        <w:rPr>
          <w:bCs/>
        </w:rPr>
        <w:fldChar w:fldCharType="end"/>
      </w:r>
      <w:r w:rsidR="003575E5">
        <w:rPr>
          <w:bCs/>
        </w:rPr>
        <w:t xml:space="preserve">. Additionally, </w:t>
      </w:r>
      <w:r w:rsidR="00E8385D">
        <w:rPr>
          <w:bCs/>
        </w:rPr>
        <w:t>as humans move into previously natural areas snakes face increased threats as result of human interactions</w:t>
      </w:r>
      <w:r w:rsidR="0050757F">
        <w:rPr>
          <w:bCs/>
        </w:rPr>
        <w:t xml:space="preserve"> </w:t>
      </w:r>
      <w:r w:rsidR="00D039AA">
        <w:rPr>
          <w:bCs/>
        </w:rPr>
        <w:fldChar w:fldCharType="begin" w:fldLock="1"/>
      </w:r>
      <w:r w:rsidR="003575E5">
        <w:rPr>
          <w:bCs/>
        </w:rPr>
        <w:instrText>ADDIN CSL_CITATION {"citationItems":[{"id":"ITEM-1","itemData":{"author":[{"dropping-particle":"","family":"Burghardt","given":"Gordon M.","non-dropping-particle":"","parse-names":false,"suffix":""},{"dropping-particle":"","family":"Murphy","given":"James B.","non-dropping-particle":"","parse-names":false,"suffix":""},{"dropping-particle":"","family":"Chiszar","given":"David","non-dropping-particle":"","parse-names":false,"suffix":""},{"dropping-particle":"","family":"Hutchins","given":"Michael","non-dropping-particle":"","parse-names":false,"suffix":""}],"chapter-number":"10","container-title":"Snakes: Ecology and Conservation","editor":[{"dropping-particle":"","family":"Mullin","given":"Stephen J.","non-dropping-particle":"","parse-names":false,"suffix":""},{"dropping-particle":"","family":"Seigel","given":"Richard A.","non-dropping-particle":"","parse-names":false,"suffix":""}],"id":"ITEM-1","issued":{"date-parts":[["2009"]]},"page":"262-280","publisher":"Cornell University Press","publisher-place":"Ithaca, NY","title":"Combating Ophiophobia: Origins, Treatment, Education, and Conservation Tools","type":"chapter"},"uris":["http://www.mendeley.com/documents/?uuid=2008b31a-913f-48f2-a6a4-7a6b123f91bb"]}],"mendeley":{"formattedCitation":"(Burghardt et al. 2009)","plainTextFormattedCitation":"(Burghardt et al. 2009)","previouslyFormattedCitation":"(Burghardt et al. 2009)"},"properties":{"noteIndex":0},"schema":"https://github.com/citation-style-language/schema/raw/master/csl-citation.json"}</w:instrText>
      </w:r>
      <w:r w:rsidR="00D039AA">
        <w:rPr>
          <w:bCs/>
        </w:rPr>
        <w:fldChar w:fldCharType="separate"/>
      </w:r>
      <w:r w:rsidR="003575E5" w:rsidRPr="003575E5">
        <w:rPr>
          <w:bCs/>
          <w:noProof/>
        </w:rPr>
        <w:t>(Burghardt et al. 2009)</w:t>
      </w:r>
      <w:r w:rsidR="00D039AA">
        <w:rPr>
          <w:bCs/>
        </w:rPr>
        <w:fldChar w:fldCharType="end"/>
      </w:r>
      <w:r w:rsidR="00E8385D">
        <w:rPr>
          <w:bCs/>
        </w:rPr>
        <w:t xml:space="preserve">. </w:t>
      </w:r>
    </w:p>
    <w:p w14:paraId="3737BB2F" w14:textId="5912EEC2" w:rsidR="00E8385D" w:rsidRDefault="00E8385D" w:rsidP="00F275B9">
      <w:pPr>
        <w:spacing w:after="0" w:line="480" w:lineRule="auto"/>
        <w:rPr>
          <w:bCs/>
        </w:rPr>
      </w:pPr>
      <w:r>
        <w:rPr>
          <w:bCs/>
        </w:rPr>
        <w:tab/>
        <w:t>Snakes and many other reptiles are difficult to monitor</w:t>
      </w:r>
      <w:r w:rsidR="00D13906">
        <w:rPr>
          <w:bCs/>
        </w:rPr>
        <w:t>, leading to data deficiency for many species</w:t>
      </w:r>
      <w:r w:rsidR="008D71D5">
        <w:rPr>
          <w:bCs/>
        </w:rPr>
        <w:t xml:space="preserve"> </w:t>
      </w:r>
      <w:r w:rsidR="008D71D5">
        <w:rPr>
          <w:bCs/>
        </w:rPr>
        <w:fldChar w:fldCharType="begin" w:fldLock="1"/>
      </w:r>
      <w:r w:rsidR="00C20044">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reptiles","type":"article-journal","volume":"157"},"uris":["http://www.mendeley.com/documents/?uuid=f3bfc329-2485-4009-9790-2df43d1433e7"]}],"mendeley":{"formattedCitation":"(Böhm et al. 2013)","plainTextFormattedCitation":"(Böhm et al. 2013)","previouslyFormattedCitation":"(Böhm et al. 2013)"},"properties":{"noteIndex":0},"schema":"https://github.com/citation-style-language/schema/raw/master/csl-citation.json"}</w:instrText>
      </w:r>
      <w:r w:rsidR="008D71D5">
        <w:rPr>
          <w:bCs/>
        </w:rPr>
        <w:fldChar w:fldCharType="separate"/>
      </w:r>
      <w:r w:rsidR="008D71D5" w:rsidRPr="008D71D5">
        <w:rPr>
          <w:bCs/>
          <w:noProof/>
        </w:rPr>
        <w:t>(Böhm et al. 2013)</w:t>
      </w:r>
      <w:r w:rsidR="008D71D5">
        <w:rPr>
          <w:bCs/>
        </w:rPr>
        <w:fldChar w:fldCharType="end"/>
      </w:r>
      <w:r w:rsidR="00D13906">
        <w:rPr>
          <w:bCs/>
        </w:rPr>
        <w:t>.</w:t>
      </w:r>
      <w:r w:rsidR="008D71D5">
        <w:rPr>
          <w:bCs/>
        </w:rPr>
        <w:t xml:space="preserve"> Many snakes </w:t>
      </w:r>
      <w:r w:rsidR="00C20044">
        <w:rPr>
          <w:bCs/>
        </w:rPr>
        <w:t xml:space="preserve">are cryptic and difficult to detect, exhibit low activity, and are not commonly captured using standardized sampling protocols </w:t>
      </w:r>
      <w:r w:rsidR="00C20044">
        <w:rPr>
          <w:bCs/>
        </w:rPr>
        <w:fldChar w:fldCharType="begin" w:fldLock="1"/>
      </w:r>
      <w:r w:rsidR="00C20044">
        <w:rPr>
          <w:bCs/>
        </w:rPr>
        <w:instrText>ADDIN CSL_CITATION {"citationItems":[{"id":"ITEM-1","itemData":{"DOI":"10.1643/0045-8511(2007)2007[507:edoapp]2.0.co;2","ISSN":"0045-8511","abstract":"Although recent reports of global amphibian declines have received considerable attention, reptile declines have gone largely unreported. Among reptiles, snakes are particularly difficult to quantitatively sample, and thus, most reports of snake declines are based on qualitative or anecdotal evidence. Recently, several sources have suggested that Eastern Kingsnakes (Lampropeltis getula) have declined over a substantial portion of their range in the southeastern United States, particularly in Florida. However, published evidence for L. getula declines or their potential causes are limited. We monitored the status of a population of L. getula on the U.S. Department of Energy’s Savannah River Site (SRS) in Aiken, South Carolina, USA, from 1975 to 2006. Herpetofaunal populations on the Savannah River Site have been protected from the pressures of collecting and development since 1951 due to site access restrictions. Here, we document a decline in both abundance and body condition of L. getula inhabiting the vicinity of a large isolated wetland over the past three decades. Because this L. getula population was protected from anthropogenic habitat degradation, collection, and road mortality, we are able to exclude these factors as possible causes of the documented decline. Although the definitive cause of the decline remains enigmatic, natural succession of the surrounding uplands, periodic extreme droughts, shifts in community composition (e.g., increased Agkistrodon piscivorus abundance), introduced fire ants, or disease are all potential contributors to the decline","author":[{"dropping-particle":"","family":"Winne","given":"Christopher T.","non-dropping-particle":"","parse-names":false,"suffix":""},{"dropping-particle":"","family":"Willson","given":"John D.","non-dropping-particle":"","parse-names":false,"suffix":""},{"dropping-particle":"","family":"Todd","given":"Brian D.","non-dropping-particle":"","parse-names":false,"suffix":""},{"dropping-particle":"","family":"Andrews","given":"Kimberly M.","non-dropping-particle":"","parse-names":false,"suffix":""},{"dropping-particle":"","family":"Gibbons","given":"J. Whitfield","non-dropping-particle":"","parse-names":false,"suffix":""}],"container-title":"Copeia","id":"ITEM-1","issue":"3","issued":{"date-parts":[["2007"]]},"page":"507-519","title":"Enigmatic Decline of a Protected Population of Eastern Kingsnakes, Lampropeltis Getula, in South Carolina","type":"article-journal","volume":"2007"},"uris":["http://www.mendeley.com/documents/?uuid=8e206d59-9d76-4a8a-9626-bbbf661e72b6"]}],"mendeley":{"formattedCitation":"(Winne et al. 2007)","plainTextFormattedCitation":"(Winne et al. 2007)","previouslyFormattedCitation":"(Winne et al. 2007)"},"properties":{"noteIndex":0},"schema":"https://github.com/citation-style-language/schema/raw/master/csl-citation.json"}</w:instrText>
      </w:r>
      <w:r w:rsidR="00C20044">
        <w:rPr>
          <w:bCs/>
        </w:rPr>
        <w:fldChar w:fldCharType="separate"/>
      </w:r>
      <w:r w:rsidR="00C20044" w:rsidRPr="00C20044">
        <w:rPr>
          <w:bCs/>
          <w:noProof/>
        </w:rPr>
        <w:t>(Winne et al. 2007)</w:t>
      </w:r>
      <w:r w:rsidR="00C20044">
        <w:rPr>
          <w:bCs/>
        </w:rPr>
        <w:fldChar w:fldCharType="end"/>
      </w:r>
      <w:r w:rsidR="00C20044">
        <w:rPr>
          <w:bCs/>
        </w:rPr>
        <w:t>. As a result, quantitative assessments of perceived declines are lacking</w:t>
      </w:r>
      <w:r w:rsidR="00B62839">
        <w:rPr>
          <w:bCs/>
        </w:rPr>
        <w:t xml:space="preserve"> </w:t>
      </w:r>
      <w:r w:rsidR="00B62839">
        <w:rPr>
          <w:bCs/>
        </w:rPr>
        <w:fldChar w:fldCharType="begin" w:fldLock="1"/>
      </w:r>
      <w:r w:rsidR="00B62839">
        <w:rPr>
          <w:bCs/>
        </w:rPr>
        <w:instrText>ADDIN CSL_CITATION {"citationItems":[{"id":"ITEM-1","itemData":{"DOI":"10.1016/j.biocon.2016.05.018","ISSN":"00063207","abstract":"We have no information on the risk of extinction of 21% of reptiles listed as Data Deficient on the Sampled Red List Index (SRLI), an indicator developed to track global change in species status. Data Deficient species are of high research priority, because they contribute to uncertainty in estimates of extinction risk and are neglected by conservation programmes. We review the causes of data deficiency in reptiles; the likely status of Data Deficient reptiles; and possible solutions for their re-assessment. We find that 52% of Data Deficient reptiles lack information on population status and trends, and that few species are only known from type specimens and old records. We build a random forest model for SRLI species of known extinction risk, based on life-history, environmental and threat information. The final model shows perfect classification accuracy (100%) in ten-fold cross validation. We use the model to predict that 56 of 292 Data Deficient reptiles (19%) are at risk of extinction, so the overall proportion of threatened reptiles in the SRLI (19%) remains unchanged. Regions predicted to contain large numbers of threatened Data Deficient reptiles overlap with known centres of threatened species richness. However, the model shows lower accuracy (79%) on 29 species recently re-assessed in the Global Reptile Assessment. Predictive models could be used to prioritize Data Deficient species and reptiles not included in the SRLI, and new reptile assessments could be used to improve model predictions through adaptive learning.","author":[{"dropping-particle":"","family":"Bland","given":"Lucie M.","non-dropping-particle":"","parse-names":false,"suffix":""},{"dropping-particle":"","family":"Böhm","given":"Monika","non-dropping-particle":"","parse-names":false,"suffix":""}],"container-title":"Biological Conservation","id":"ITEM-1","issued":{"date-parts":[["2016"]]},"page":"16-22","title":"Overcoming data deficiency in reptiles","type":"article-journal","volume":"204"},"uris":["http://www.mendeley.com/documents/?uuid=fe9d81c2-28f1-49e2-bf35-706caa8debe6"]}],"mendeley":{"formattedCitation":"(Bland and Böhm 2016)","plainTextFormattedCitation":"(Bland and Böhm 2016)","previouslyFormattedCitation":"(Bland and Böhm 2016)"},"properties":{"noteIndex":0},"schema":"https://github.com/citation-style-language/schema/raw/master/csl-citation.json"}</w:instrText>
      </w:r>
      <w:r w:rsidR="00B62839">
        <w:rPr>
          <w:bCs/>
        </w:rPr>
        <w:fldChar w:fldCharType="separate"/>
      </w:r>
      <w:r w:rsidR="00B62839" w:rsidRPr="00B62839">
        <w:rPr>
          <w:bCs/>
          <w:noProof/>
        </w:rPr>
        <w:t>(Bland and Böhm 2016)</w:t>
      </w:r>
      <w:r w:rsidR="00B62839">
        <w:rPr>
          <w:bCs/>
        </w:rPr>
        <w:fldChar w:fldCharType="end"/>
      </w:r>
      <w:r w:rsidR="00C20044">
        <w:rPr>
          <w:bCs/>
        </w:rPr>
        <w:t xml:space="preserve">. Lack of monitoring data also makes it difficult to quantify relationships between environmental stressors and population dynamics </w:t>
      </w:r>
      <w:r w:rsidR="00C20044">
        <w:rPr>
          <w:bCs/>
        </w:rPr>
        <w:fldChar w:fldCharType="begin" w:fldLock="1"/>
      </w:r>
      <w:r w:rsidR="00A22471">
        <w:rPr>
          <w:bCs/>
        </w:rPr>
        <w:instrText>ADDIN CSL_CITATION {"citationItems":[{"id":"ITEM-1","itemData":{"DOI":"10.1641/0006-3568(2000)050[0653:tgdord]2.0.co;2","ISSN":"0006-3568","abstract":"Reptile species are declining on a global scale. Six significant threats to reptile populations are habitat loss and degradation, introduced invasive species, environmental pollution, disease, unsustainable use and global climate change.","author":[{"dropping-particle":"","family":"Gibbons","given":"J. Whitfield","non-dropping-particle":"","parse-names":false,"suffix":""},{"dropping-particle":"","family":"Scott","given":"David E.","non-dropping-particle":"","parse-names":false,"suffix":""},{"dropping-particle":"","family":"Ryan","given":"Travis J.","non-dropping-particle":"","parse-names":false,"suffix":""},{"dropping-particle":"","family":"Buhlmann","given":"Kurt A.","non-dropping-particle":"","parse-names":false,"suffix":""},{"dropping-particle":"","family":"Tuberville","given":"Tracey D.","non-dropping-particle":"","parse-names":false,"suffix":""},{"dropping-particle":"","family":"Metts","given":"Brian S.","non-dropping-particle":"","parse-names":false,"suffix":""},{"dropping-particle":"","family":"Greene","given":"Judith L.","non-dropping-particle":"","parse-names":false,"suffix":""},{"dropping-particle":"","family":"Mills","given":"Tony","non-dropping-particle":"","parse-names":false,"suffix":""},{"dropping-particle":"","family":"Leiden","given":"Yale","non-dropping-particle":"","parse-names":false,"suffix":""},{"dropping-particle":"","family":"Poppy","given":"Sean","non-dropping-particle":"","parse-names":false,"suffix":""},{"dropping-particle":"","family":"Winne","given":"Christopher T.","non-dropping-particle":"","parse-names":false,"suffix":""}],"container-title":"BioScience","id":"ITEM-1","issue":"8","issued":{"date-parts":[["2000"]]},"page":"653","title":"The Global Decline of Reptiles, Déjà Vu Amphibians","type":"article-journal","volume":"50"},"uris":["http://www.mendeley.com/documents/?uuid=5117c024-f1b2-48dc-8849-57008079055e"]}],"mendeley":{"formattedCitation":"(Gibbons et al. 2000)","plainTextFormattedCitation":"(Gibbons et al. 2000)","previouslyFormattedCitation":"(Gibbons et al. 2000)"},"properties":{"noteIndex":0},"schema":"https://github.com/citation-style-language/schema/raw/master/csl-citation.json"}</w:instrText>
      </w:r>
      <w:r w:rsidR="00C20044">
        <w:rPr>
          <w:bCs/>
        </w:rPr>
        <w:fldChar w:fldCharType="separate"/>
      </w:r>
      <w:r w:rsidR="00C20044" w:rsidRPr="00C20044">
        <w:rPr>
          <w:bCs/>
          <w:noProof/>
        </w:rPr>
        <w:t>(Gibbons et al. 2000)</w:t>
      </w:r>
      <w:r w:rsidR="00C20044">
        <w:rPr>
          <w:bCs/>
        </w:rPr>
        <w:fldChar w:fldCharType="end"/>
      </w:r>
      <w:r w:rsidR="00C20044">
        <w:rPr>
          <w:bCs/>
        </w:rPr>
        <w:t>.</w:t>
      </w:r>
      <w:r w:rsidR="00D13906">
        <w:rPr>
          <w:bCs/>
        </w:rPr>
        <w:t xml:space="preserve"> </w:t>
      </w:r>
      <w:r>
        <w:rPr>
          <w:bCs/>
        </w:rPr>
        <w:t xml:space="preserve">This makes conservation planning </w:t>
      </w:r>
      <w:r w:rsidR="00D13906">
        <w:rPr>
          <w:bCs/>
        </w:rPr>
        <w:t xml:space="preserve">and assessment difficult. </w:t>
      </w:r>
    </w:p>
    <w:p w14:paraId="5AFB84D6" w14:textId="7FB43897" w:rsidR="00770BE3" w:rsidRDefault="00F275B9" w:rsidP="00F275B9">
      <w:pPr>
        <w:spacing w:after="0" w:line="480" w:lineRule="auto"/>
      </w:pPr>
      <w:r>
        <w:rPr>
          <w:bCs/>
        </w:rPr>
        <w:tab/>
      </w:r>
      <w:r w:rsidR="00770BE3">
        <w:t>The Puerto Rican boa (</w:t>
      </w:r>
      <w:r w:rsidR="00770BE3">
        <w:rPr>
          <w:i/>
        </w:rPr>
        <w:t>Chilabothrus</w:t>
      </w:r>
      <w:r w:rsidR="00770BE3" w:rsidRPr="005C00B2">
        <w:rPr>
          <w:i/>
        </w:rPr>
        <w:t xml:space="preserve"> inornatus</w:t>
      </w:r>
      <w:r w:rsidR="00770BE3">
        <w:t>) is a terrestrial boa endemic to the island of Puerto Rico. This species has been classified as Endangered in the United States since 1970</w:t>
      </w:r>
      <w:r>
        <w:t xml:space="preserve"> and </w:t>
      </w:r>
      <w:del w:id="17" w:author="Conor McGowan" w:date="2020-01-08T14:15:00Z">
        <w:r w:rsidDel="000D4659">
          <w:delText>its status was</w:delText>
        </w:r>
        <w:r w:rsidR="00E63637" w:rsidDel="000D4659">
          <w:delText xml:space="preserve"> recently reviewed</w:delText>
        </w:r>
      </w:del>
      <w:ins w:id="18" w:author="Conor McGowan" w:date="2020-01-08T14:15:00Z">
        <w:r w:rsidR="000D4659">
          <w:t>listing under the Act requires periodic assessment of the species status to inform possible reclassification decisions  and planning for recovery of species</w:t>
        </w:r>
      </w:ins>
      <w:r w:rsidR="00E63637">
        <w:t xml:space="preserve">. </w:t>
      </w:r>
      <w:r w:rsidR="00E8385D">
        <w:t>Despite widespread accounts of species occurrence, there are no estimates of historic or current population size and limited field studies</w:t>
      </w:r>
      <w:ins w:id="19" w:author="Conor McGowan" w:date="2020-01-08T14:16:00Z">
        <w:r w:rsidR="000D4659">
          <w:t xml:space="preserve"> on population status, trends or demographics</w:t>
        </w:r>
      </w:ins>
      <w:r w:rsidR="00E8385D">
        <w:t xml:space="preserve">. However, demographics and life history of captive </w:t>
      </w:r>
      <w:r w:rsidR="00E8385D">
        <w:lastRenderedPageBreak/>
        <w:t xml:space="preserve">populations are well understood. </w:t>
      </w:r>
      <w:r>
        <w:t>We</w:t>
      </w:r>
      <w:r w:rsidR="00770BE3">
        <w:t xml:space="preserve"> used expert opinion and published studies to develop a demographic projection model, which was used to assess the predicted future status of the Puerto Rican boa (hereafter, PR boa) under several potential scenarios.</w:t>
      </w:r>
      <w:r w:rsidR="00E8385D">
        <w:t xml:space="preserve"> This model allowed us to incorporate many sources of uncertainty to produce quantitative estimates of quasi-extinction risk and p</w:t>
      </w:r>
      <w:r w:rsidR="008A1129">
        <w:t>opulation growth.</w:t>
      </w:r>
      <w:ins w:id="20" w:author="Conor McGowan" w:date="2020-01-08T14:16:00Z">
        <w:r w:rsidR="000D4659">
          <w:t xml:space="preserve"> This type of model, despite lack of data, will still be useful for status assessment, </w:t>
        </w:r>
      </w:ins>
      <w:ins w:id="21" w:author="Conor McGowan" w:date="2020-01-08T14:17:00Z">
        <w:r w:rsidR="000D4659">
          <w:t xml:space="preserve">reclassification decisions, recovery planning and </w:t>
        </w:r>
      </w:ins>
      <w:ins w:id="22" w:author="Conor McGowan" w:date="2020-01-08T14:18:00Z">
        <w:r w:rsidR="000D4659">
          <w:t>prioritizing</w:t>
        </w:r>
      </w:ins>
      <w:ins w:id="23" w:author="Conor McGowan" w:date="2020-01-08T14:17:00Z">
        <w:r w:rsidR="000D4659">
          <w:t xml:space="preserve"> </w:t>
        </w:r>
      </w:ins>
      <w:ins w:id="24" w:author="Conor McGowan" w:date="2020-01-08T14:18:00Z">
        <w:r w:rsidR="000D4659">
          <w:t>future research and monitoring.</w:t>
        </w:r>
      </w:ins>
      <w:r w:rsidR="008A1129">
        <w:t xml:space="preserve"> </w:t>
      </w:r>
    </w:p>
    <w:p w14:paraId="203CE3CA" w14:textId="254D0BD2" w:rsidR="00770BE3" w:rsidRDefault="00770BE3" w:rsidP="006D6A6C">
      <w:pPr>
        <w:spacing w:after="0" w:line="480" w:lineRule="auto"/>
      </w:pPr>
    </w:p>
    <w:p w14:paraId="5B24B2DA" w14:textId="5E170CED" w:rsidR="005C00B2" w:rsidRDefault="006D6A6C" w:rsidP="006D6A6C">
      <w:pPr>
        <w:spacing w:after="0" w:line="480" w:lineRule="auto"/>
        <w:rPr>
          <w:b/>
        </w:rPr>
      </w:pPr>
      <w:r w:rsidRPr="00450657">
        <w:rPr>
          <w:b/>
        </w:rPr>
        <w:t>METHODS</w:t>
      </w:r>
    </w:p>
    <w:p w14:paraId="3557D822" w14:textId="63DEF0E5" w:rsidR="00B650C2" w:rsidRDefault="00B650C2" w:rsidP="006D6A6C">
      <w:pPr>
        <w:spacing w:after="0" w:line="480" w:lineRule="auto"/>
        <w:rPr>
          <w:bCs/>
        </w:rPr>
      </w:pPr>
      <w:r>
        <w:rPr>
          <w:bCs/>
          <w:i/>
          <w:iCs/>
        </w:rPr>
        <w:t>Focal Species</w:t>
      </w:r>
    </w:p>
    <w:p w14:paraId="7ACC61EC" w14:textId="499A8D7B" w:rsidR="00B650C2" w:rsidRDefault="00931887" w:rsidP="006D6A6C">
      <w:pPr>
        <w:spacing w:after="0" w:line="480" w:lineRule="auto"/>
        <w:rPr>
          <w:bCs/>
        </w:rPr>
      </w:pPr>
      <w:r>
        <w:rPr>
          <w:bCs/>
        </w:rPr>
        <w:tab/>
        <w:t>The Puerto Rican boa is</w:t>
      </w:r>
      <w:r w:rsidR="008E39C1">
        <w:rPr>
          <w:bCs/>
        </w:rPr>
        <w:t xml:space="preserve"> a large boa t</w:t>
      </w:r>
      <w:r w:rsidR="007949C4">
        <w:rPr>
          <w:bCs/>
        </w:rPr>
        <w:t>hat grow to an average size of ~5 ft and live up to 32 years</w:t>
      </w:r>
      <w:r w:rsidR="008E39C1">
        <w:rPr>
          <w:bCs/>
        </w:rPr>
        <w:t>. Females reproduce biennially, producing 18-32 eggs per clutch</w:t>
      </w:r>
      <w:r w:rsidR="007949C4">
        <w:rPr>
          <w:bCs/>
        </w:rPr>
        <w:t xml:space="preserve"> </w:t>
      </w:r>
      <w:r w:rsidR="007949C4">
        <w:rPr>
          <w:bCs/>
        </w:rPr>
        <w:fldChar w:fldCharType="begin" w:fldLock="1"/>
      </w:r>
      <w:r w:rsidR="00C93FA0">
        <w:rPr>
          <w:bCs/>
        </w:rPr>
        <w:instrText>ADDIN CSL_CITATION {"citationItems":[{"id":"ITEM-1","itemData":{"author":[{"dropping-particle":"","family":"Tolson","given":"Peter J.","non-dropping-particle":"","parse-names":false,"suffix":""}],"chapter-number":"12","container-title":"Reproductive Biology of South American Vertebrates","editor":[{"dropping-particle":"","family":"Hamlett","given":"William C.","non-dropping-particle":"","parse-names":false,"suffix":""}],"id":"ITEM-1","issued":{"date-parts":[["1992"]]},"publisher":"Springer","publisher-place":"New York, NY","title":"The Reproductive Biology of the Neotropical Boid Genus Epicrates (Serpentes:Boidae)","type":"chapter"},"uris":["http://www.mendeley.com/documents/?uuid=721876ce-1d31-459f-81bc-5c54356031eb"]},{"id":"ITEM-2","itemData":{"ISBN":"9785984520973","author":[{"dropping-particle":"","family":"Puente Rolon","given":"Alberto R.","non-dropping-particle":"","parse-names":false,"suffix":""}],"id":"ITEM-2","issue":"May","issued":{"date-parts":[["2012"]]},"number-of-pages":"32","publisher":"University of Puerto Rico","title":"Reproductive ecology, fitness, and management of the Puerto Rican Boa (Epicrates inornatus, Boidae)","type":"thesis"},"uris":["http://www.mendeley.com/documents/?uuid=07cf59fa-3a01-49a3-be5e-2a109ddf203f"]},{"id":"ITEM-3","itemData":{"DOI":"10.1111/j.1748-1090.1976.tb00134.x","ISSN":"0074-9664","author":[{"dropping-particle":"","family":"Huff","given":"Thomas A.","non-dropping-particle":"","parse-names":false,"suffix":""}],"container-title":"International Zoo Yearbook","id":"ITEM-3","issue":"1","issued":{"date-parts":[["1978"]]},"page":"81-82","title":"Breeding the Puerto Rican boa at the Reptile Breeding Foundation.","type":"article-journal","volume":"16"},"uris":["http://www.mendeley.com/documents/?uuid=7dfa10b4-5a75-4365-814b-6b9bfcc8be65"]}],"mendeley":{"formattedCitation":"(Huff 1978, Tolson 1992, Puente Rolon 2012)","plainTextFormattedCitation":"(Huff 1978, Tolson 1992, Puente Rolon 2012)","previouslyFormattedCitation":"(Huff 1978, Tolson 1992, Puente Rolon 2012)"},"properties":{"noteIndex":0},"schema":"https://github.com/citation-style-language/schema/raw/master/csl-citation.json"}</w:instrText>
      </w:r>
      <w:r w:rsidR="007949C4">
        <w:rPr>
          <w:bCs/>
        </w:rPr>
        <w:fldChar w:fldCharType="separate"/>
      </w:r>
      <w:r w:rsidR="007949C4" w:rsidRPr="007949C4">
        <w:rPr>
          <w:bCs/>
          <w:noProof/>
        </w:rPr>
        <w:t>(Huff 1978, Tolson 1992, Puente Rolon 2012)</w:t>
      </w:r>
      <w:r w:rsidR="007949C4">
        <w:rPr>
          <w:bCs/>
        </w:rPr>
        <w:fldChar w:fldCharType="end"/>
      </w:r>
      <w:r w:rsidR="008E39C1">
        <w:rPr>
          <w:bCs/>
        </w:rPr>
        <w:t xml:space="preserve">. After hatching, young reach sexual maturity </w:t>
      </w:r>
      <w:r w:rsidR="007949C4">
        <w:rPr>
          <w:bCs/>
        </w:rPr>
        <w:t>at around 5</w:t>
      </w:r>
      <w:r w:rsidR="008E39C1">
        <w:rPr>
          <w:bCs/>
        </w:rPr>
        <w:t xml:space="preserve"> years</w:t>
      </w:r>
      <w:r w:rsidR="00A22471">
        <w:rPr>
          <w:bCs/>
        </w:rPr>
        <w:t xml:space="preserve"> </w:t>
      </w:r>
      <w:r w:rsidR="00A22471">
        <w:rPr>
          <w:bCs/>
        </w:rPr>
        <w:fldChar w:fldCharType="begin" w:fldLock="1"/>
      </w:r>
      <w:r w:rsidR="00A22471">
        <w:rPr>
          <w:bCs/>
        </w:rPr>
        <w:instrText>ADDIN CSL_CITATION {"citationItems":[{"id":"ITEM-1","itemData":{"DOI":"10.1111/j.1748-1090.1976.tb00134.x","ISSN":"0074-9664","author":[{"dropping-particle":"","family":"Huff","given":"Thomas A.","non-dropping-particle":"","parse-names":false,"suffix":""}],"container-title":"International Zoo Yearbook","id":"ITEM-1","issue":"1","issued":{"date-parts":[["1978"]]},"page":"81-82","title":"Breeding the Puerto Rican boa at the Reptile Breeding Foundation.","type":"article-journal","volume":"16"},"uris":["http://www.mendeley.com/documents/?uuid=7dfa10b4-5a75-4365-814b-6b9bfcc8be65"]}],"mendeley":{"formattedCitation":"(Huff 1978)","plainTextFormattedCitation":"(Huff 1978)","previouslyFormattedCitation":"(Huff 1978)"},"properties":{"noteIndex":0},"schema":"https://github.com/citation-style-language/schema/raw/master/csl-citation.json"}</w:instrText>
      </w:r>
      <w:r w:rsidR="00A22471">
        <w:rPr>
          <w:bCs/>
        </w:rPr>
        <w:fldChar w:fldCharType="separate"/>
      </w:r>
      <w:r w:rsidR="00A22471" w:rsidRPr="00A22471">
        <w:rPr>
          <w:bCs/>
          <w:noProof/>
        </w:rPr>
        <w:t>(Huff 1978)</w:t>
      </w:r>
      <w:r w:rsidR="00A22471">
        <w:rPr>
          <w:bCs/>
        </w:rPr>
        <w:fldChar w:fldCharType="end"/>
      </w:r>
      <w:r w:rsidR="008E39C1">
        <w:rPr>
          <w:bCs/>
        </w:rPr>
        <w:t xml:space="preserve">. Diet and behavior </w:t>
      </w:r>
      <w:r w:rsidR="007949C4">
        <w:rPr>
          <w:bCs/>
        </w:rPr>
        <w:t>vary</w:t>
      </w:r>
      <w:r w:rsidR="008E39C1">
        <w:rPr>
          <w:bCs/>
        </w:rPr>
        <w:t xml:space="preserve"> across life stage, with smaller boas remaining in trees and shrubs to forage on small lizards and frogs, gradually moving to the ground as they grow and begin to also consume rodents, birds, and bats. Small boas may be predated by mongoose, cats, and some birds, but the</w:t>
      </w:r>
      <w:r w:rsidR="007949C4">
        <w:rPr>
          <w:bCs/>
        </w:rPr>
        <w:t xml:space="preserve"> main </w:t>
      </w:r>
      <w:r w:rsidR="008E39C1">
        <w:rPr>
          <w:bCs/>
        </w:rPr>
        <w:t xml:space="preserve">sources of larger boa mortality are road strikes and human persecution. </w:t>
      </w:r>
    </w:p>
    <w:p w14:paraId="53C2FC3F" w14:textId="77777777" w:rsidR="00B650C2" w:rsidRPr="00B650C2" w:rsidRDefault="00B650C2" w:rsidP="006D6A6C">
      <w:pPr>
        <w:spacing w:after="0" w:line="480" w:lineRule="auto"/>
        <w:rPr>
          <w:bCs/>
        </w:rPr>
      </w:pPr>
    </w:p>
    <w:p w14:paraId="5AF8BB6B" w14:textId="3EDB4455" w:rsidR="006508E6" w:rsidRDefault="006508E6" w:rsidP="006D6A6C">
      <w:pPr>
        <w:spacing w:after="0" w:line="480" w:lineRule="auto"/>
      </w:pPr>
      <w:r>
        <w:rPr>
          <w:i/>
        </w:rPr>
        <w:t>Expert Meeting</w:t>
      </w:r>
    </w:p>
    <w:p w14:paraId="7CD9514F" w14:textId="5A077571" w:rsidR="006508E6" w:rsidRPr="006508E6" w:rsidRDefault="006024C8" w:rsidP="00450657">
      <w:pPr>
        <w:spacing w:after="0" w:line="480" w:lineRule="auto"/>
        <w:ind w:firstLine="720"/>
      </w:pPr>
      <w:r>
        <w:t xml:space="preserve">On March 5-6, 2018, a team of species experts met to develop a modeling framework that </w:t>
      </w:r>
      <w:del w:id="25" w:author="Conor McGowan" w:date="2019-12-20T16:49:00Z">
        <w:r w:rsidDel="003F24B3">
          <w:delText xml:space="preserve">would </w:delText>
        </w:r>
      </w:del>
      <w:ins w:id="26" w:author="Conor McGowan" w:date="2019-12-20T16:49:00Z">
        <w:r w:rsidR="003F24B3">
          <w:t xml:space="preserve">could be used to </w:t>
        </w:r>
      </w:ins>
      <w:r>
        <w:t xml:space="preserve">inform </w:t>
      </w:r>
      <w:r w:rsidR="00F275B9">
        <w:t xml:space="preserve">an upcoming </w:t>
      </w:r>
      <w:del w:id="27" w:author="Conor McGowan" w:date="2019-12-20T16:49:00Z">
        <w:r w:rsidR="00F275B9" w:rsidDel="003F24B3">
          <w:delText>SSA</w:delText>
        </w:r>
      </w:del>
      <w:ins w:id="28" w:author="Conor McGowan" w:date="2019-12-20T16:49:00Z">
        <w:r w:rsidR="003F24B3">
          <w:t>cla</w:t>
        </w:r>
      </w:ins>
      <w:ins w:id="29" w:author="Conor McGowan" w:date="2019-12-20T16:50:00Z">
        <w:r w:rsidR="003F24B3">
          <w:t>ssification or recovery planning decisions</w:t>
        </w:r>
      </w:ins>
      <w:r w:rsidR="00F275B9">
        <w:t>. During that meeting the team developed a life cycle model (Figure 1)</w:t>
      </w:r>
      <w:r w:rsidR="00B650C2">
        <w:t xml:space="preserve">, </w:t>
      </w:r>
      <w:r w:rsidR="00F275B9">
        <w:t>identified key threats</w:t>
      </w:r>
      <w:r w:rsidR="00B650C2">
        <w:t>, and</w:t>
      </w:r>
      <w:r w:rsidR="00F275B9">
        <w:t xml:space="preserve"> estimated demographic rates by consensus.</w:t>
      </w:r>
      <w:r w:rsidR="00473112">
        <w:t xml:space="preserve"> Experts agreed that the PR boa </w:t>
      </w:r>
      <w:del w:id="30" w:author="Conor McGowan" w:date="2020-01-08T14:29:00Z">
        <w:r w:rsidR="00473112" w:rsidDel="002C224E">
          <w:delText xml:space="preserve">status </w:delText>
        </w:r>
      </w:del>
      <w:ins w:id="31" w:author="Conor McGowan" w:date="2020-01-08T14:29:00Z">
        <w:r w:rsidR="002C224E">
          <w:t>s</w:t>
        </w:r>
        <w:r w:rsidR="002C224E">
          <w:t>species</w:t>
        </w:r>
        <w:r w:rsidR="002C224E">
          <w:t xml:space="preserve"> </w:t>
        </w:r>
      </w:ins>
      <w:r w:rsidR="00473112">
        <w:t xml:space="preserve">should be </w:t>
      </w:r>
      <w:del w:id="32" w:author="Conor McGowan" w:date="2020-01-08T14:29:00Z">
        <w:r w:rsidR="00473112" w:rsidDel="002C224E">
          <w:delText>assessed as</w:delText>
        </w:r>
      </w:del>
      <w:ins w:id="33" w:author="Conor McGowan" w:date="2020-01-08T14:29:00Z">
        <w:r w:rsidR="002C224E">
          <w:t>considered</w:t>
        </w:r>
      </w:ins>
      <w:r w:rsidR="00473112">
        <w:t xml:space="preserve"> a single </w:t>
      </w:r>
      <w:del w:id="34" w:author="Conor McGowan" w:date="2019-12-20T16:51:00Z">
        <w:r w:rsidR="00473112" w:rsidDel="003F24B3">
          <w:delText xml:space="preserve">analysis </w:delText>
        </w:r>
      </w:del>
      <w:ins w:id="35" w:author="Conor McGowan" w:date="2020-01-08T14:30:00Z">
        <w:r w:rsidR="002C224E">
          <w:t xml:space="preserve">population </w:t>
        </w:r>
      </w:ins>
      <w:r w:rsidR="00473112">
        <w:t xml:space="preserve">unit comprising the island of Puerto Rico, noting homogeneity in genetics, morphology, and behavior across the island. </w:t>
      </w:r>
    </w:p>
    <w:p w14:paraId="40417E42" w14:textId="77777777" w:rsidR="00473112" w:rsidRDefault="00473112" w:rsidP="006D6A6C">
      <w:pPr>
        <w:spacing w:after="0" w:line="480" w:lineRule="auto"/>
      </w:pPr>
    </w:p>
    <w:p w14:paraId="13B1B856" w14:textId="67C808F1" w:rsidR="005C00B2" w:rsidRDefault="005C00B2" w:rsidP="006D6A6C">
      <w:pPr>
        <w:spacing w:after="0" w:line="480" w:lineRule="auto"/>
      </w:pPr>
      <w:r>
        <w:rPr>
          <w:i/>
        </w:rPr>
        <w:t>Demographic Matrix Model</w:t>
      </w:r>
    </w:p>
    <w:p w14:paraId="633EE3AB" w14:textId="26BA3FE0" w:rsidR="00C37F60" w:rsidRPr="00412319" w:rsidRDefault="002C224E" w:rsidP="00C0601F">
      <w:pPr>
        <w:spacing w:after="0" w:line="480" w:lineRule="auto"/>
        <w:ind w:firstLine="720"/>
      </w:pPr>
      <w:ins w:id="36" w:author="Conor McGowan" w:date="2020-01-08T14:30:00Z">
        <w:r>
          <w:t xml:space="preserve">Based on the life history diagram, </w:t>
        </w:r>
      </w:ins>
      <w:del w:id="37" w:author="Conor McGowan" w:date="2020-01-08T14:30:00Z">
        <w:r w:rsidR="006508E6" w:rsidDel="002C224E">
          <w:delText>W</w:delText>
        </w:r>
      </w:del>
      <w:ins w:id="38" w:author="Conor McGowan" w:date="2020-01-08T14:30:00Z">
        <w:r>
          <w:t>w</w:t>
        </w:r>
      </w:ins>
      <w:r w:rsidR="006508E6">
        <w:t xml:space="preserve">e developed a </w:t>
      </w:r>
      <w:r w:rsidR="00C37F60">
        <w:t>stage</w:t>
      </w:r>
      <w:r w:rsidR="006508E6">
        <w:t>-based</w:t>
      </w:r>
      <w:r w:rsidR="00CB2972">
        <w:t xml:space="preserve"> </w:t>
      </w:r>
      <w:r w:rsidR="006508E6">
        <w:t>Lefkovitch matrix model</w:t>
      </w:r>
      <w:r w:rsidR="00C37F60">
        <w:t xml:space="preserve"> </w:t>
      </w:r>
      <w:r w:rsidR="00095B13">
        <w:fldChar w:fldCharType="begin" w:fldLock="1"/>
      </w:r>
      <w:r w:rsidR="004641A5">
        <w:instrText>ADDIN CSL_CITATION {"citationItems":[{"id":"ITEM-1","itemData":{"author":[{"dropping-particle":"","family":"Caswell","given":"Hal","non-dropping-particle":"","parse-names":false,"suffix":""}],"edition":"2nd","id":"ITEM-1","issued":{"date-parts":[["2001"]]},"publisher":"Sinauer Associates, Inc.","publisher-place":"Sunderland, MA, USA","title":"Matrix population models: construction, analysis, and interpretation","type":"book"},"uris":["http://www.mendeley.com/documents/?uuid=1edffe8f-fdb3-4b75-ba34-dfb2a5c0d9e2"]}],"mendeley":{"formattedCitation":"(Caswell 2001)","plainTextFormattedCitation":"(Caswell 2001)","previouslyFormattedCitation":"(Caswell 2001)"},"properties":{"noteIndex":0},"schema":"https://github.com/citation-style-language/schema/raw/master/csl-citation.json"}</w:instrText>
      </w:r>
      <w:r w:rsidR="00095B13">
        <w:fldChar w:fldCharType="separate"/>
      </w:r>
      <w:r w:rsidR="00E47218" w:rsidRPr="00E47218">
        <w:rPr>
          <w:noProof/>
        </w:rPr>
        <w:t>(Caswell 2001)</w:t>
      </w:r>
      <w:r w:rsidR="00095B13">
        <w:fldChar w:fldCharType="end"/>
      </w:r>
      <w:r w:rsidR="00C37F60">
        <w:t xml:space="preserve"> for this population that grouped individuals into stages based on size (Figure 1). We considered </w:t>
      </w:r>
      <w:r w:rsidR="004259C2">
        <w:t>five</w:t>
      </w:r>
      <w:r w:rsidR="00C37F60">
        <w:t xml:space="preserve"> life stages: </w:t>
      </w:r>
      <w:r w:rsidR="004259C2">
        <w:t xml:space="preserve">young of the year, </w:t>
      </w:r>
      <w:r w:rsidR="00C37F60">
        <w:t>young (&lt;60 cm), juveniles (60-90 cm), subadults (90-110 cm), and adults (&gt;110 cm). We elicited the probabilities of annual survival, growth</w:t>
      </w:r>
      <w:r w:rsidR="009E095A">
        <w:t xml:space="preserve"> to the next size class</w:t>
      </w:r>
      <w:r w:rsidR="00C37F60">
        <w:t xml:space="preserve">, and fecundity </w:t>
      </w:r>
      <w:r w:rsidR="009E095A">
        <w:t xml:space="preserve">(average number of offspring per individual) </w:t>
      </w:r>
      <w:r w:rsidR="00C37F60">
        <w:t>for each size class from the expert team or</w:t>
      </w:r>
      <w:r w:rsidR="00C0601F">
        <w:t xml:space="preserve">, where applicable, </w:t>
      </w:r>
      <w:r w:rsidR="00C37F60">
        <w:t>dr</w:t>
      </w:r>
      <w:r w:rsidR="00C0601F">
        <w:t>ew</w:t>
      </w:r>
      <w:r w:rsidR="00C37F60">
        <w:t xml:space="preserve"> from the available literature (Table 1). The experts used personal information, unpublished data</w:t>
      </w:r>
      <w:r w:rsidR="00C0601F">
        <w:t>,</w:t>
      </w:r>
      <w:r w:rsidR="00C37F60">
        <w:t xml:space="preserve"> and inference from captive zoo populations to determine </w:t>
      </w:r>
      <w:r w:rsidR="00436DEF">
        <w:t xml:space="preserve">average </w:t>
      </w:r>
      <w:r w:rsidR="00C37F60">
        <w:t>productivity</w:t>
      </w:r>
      <w:r w:rsidR="00436DEF">
        <w:t xml:space="preserve">, </w:t>
      </w:r>
      <w:r w:rsidR="00C37F60">
        <w:t>survival</w:t>
      </w:r>
      <w:r w:rsidR="00436DEF">
        <w:t>, and growth</w:t>
      </w:r>
      <w:r w:rsidR="00C37F60">
        <w:t xml:space="preserve"> rates. The experts also directed us to graduate theses and dissertations that were completed but not widely available through literature searches. </w:t>
      </w:r>
    </w:p>
    <w:p w14:paraId="22753D88" w14:textId="77777777" w:rsidR="00C37F60" w:rsidRDefault="00C37F60" w:rsidP="006D6A6C">
      <w:pPr>
        <w:spacing w:after="0" w:line="480" w:lineRule="auto"/>
      </w:pPr>
    </w:p>
    <w:p w14:paraId="5F68735C" w14:textId="77777777" w:rsidR="00CB2972" w:rsidRDefault="00CB2972" w:rsidP="006D6A6C">
      <w:pPr>
        <w:spacing w:after="0" w:line="480" w:lineRule="auto"/>
      </w:pPr>
    </w:p>
    <w:p w14:paraId="3E29981F" w14:textId="25618F65" w:rsidR="00CB2972" w:rsidRDefault="004259C2" w:rsidP="006D6A6C">
      <w:pPr>
        <w:spacing w:after="0" w:line="480" w:lineRule="auto"/>
        <w:jc w:val="center"/>
      </w:pPr>
      <w:r>
        <w:rPr>
          <w:noProof/>
        </w:rPr>
        <w:drawing>
          <wp:inline distT="0" distB="0" distL="0" distR="0" wp14:anchorId="2AC6E112" wp14:editId="0CDB3684">
            <wp:extent cx="5943600" cy="2780665"/>
            <wp:effectExtent l="0" t="0" r="0" b="635"/>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boa_life-cycle_y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inline>
        </w:drawing>
      </w:r>
    </w:p>
    <w:p w14:paraId="13A6C877" w14:textId="77777777" w:rsidR="00DD6D97" w:rsidRDefault="00DD6D97" w:rsidP="006D6A6C">
      <w:pPr>
        <w:spacing w:after="0" w:line="480" w:lineRule="auto"/>
      </w:pPr>
    </w:p>
    <w:p w14:paraId="04D2840B" w14:textId="3C5F97EC" w:rsidR="00923AC6" w:rsidRDefault="00CB2972" w:rsidP="006D6A6C">
      <w:pPr>
        <w:spacing w:after="0" w:line="480" w:lineRule="auto"/>
      </w:pPr>
      <w:commentRangeStart w:id="39"/>
      <w:r w:rsidRPr="002A6EAC">
        <w:rPr>
          <w:b/>
          <w:bCs/>
        </w:rPr>
        <w:t>Figure 1</w:t>
      </w:r>
      <w:commentRangeEnd w:id="39"/>
      <w:r w:rsidR="003F24B3">
        <w:rPr>
          <w:rStyle w:val="CommentReference"/>
        </w:rPr>
        <w:commentReference w:id="39"/>
      </w:r>
      <w:r>
        <w:t xml:space="preserve">. Life cycle </w:t>
      </w:r>
      <w:r w:rsidR="00923AC6">
        <w:t>and stage-based matrix model</w:t>
      </w:r>
      <w:r w:rsidR="00A461AC">
        <w:t xml:space="preserve"> for the Puerto Rican boa.</w:t>
      </w:r>
    </w:p>
    <w:p w14:paraId="5CBDA471" w14:textId="249F43D0" w:rsidR="00CB2972" w:rsidRDefault="00CB2972" w:rsidP="006D6A6C">
      <w:pPr>
        <w:spacing w:after="0" w:line="480" w:lineRule="auto"/>
      </w:pPr>
      <w:r>
        <w:lastRenderedPageBreak/>
        <w:t xml:space="preserve"> </w:t>
      </w:r>
    </w:p>
    <w:p w14:paraId="49233518" w14:textId="0406C4EA" w:rsidR="00DB3FAC" w:rsidRDefault="00510D9F" w:rsidP="00C0601F">
      <w:pPr>
        <w:spacing w:after="0" w:line="240" w:lineRule="auto"/>
        <w:rPr>
          <w:rFonts w:eastAsiaTheme="minorEastAsia"/>
        </w:rPr>
      </w:pPr>
      <w:r>
        <w:rPr>
          <w:rFonts w:eastAsiaTheme="minorEastAsia"/>
          <w:b/>
          <w:bCs/>
        </w:rPr>
        <w:br w:type="page"/>
      </w:r>
      <w:r w:rsidR="00DB3FAC" w:rsidRPr="002A6EAC">
        <w:rPr>
          <w:rFonts w:eastAsiaTheme="minorEastAsia"/>
          <w:b/>
          <w:bCs/>
        </w:rPr>
        <w:lastRenderedPageBreak/>
        <w:t>Table 1</w:t>
      </w:r>
      <w:r w:rsidR="00DB3FAC">
        <w:rPr>
          <w:rFonts w:eastAsiaTheme="minorEastAsia"/>
        </w:rPr>
        <w:t>. Stage-specific demographic ra</w:t>
      </w:r>
      <w:r>
        <w:rPr>
          <w:rFonts w:eastAsiaTheme="minorEastAsia"/>
        </w:rPr>
        <w:t xml:space="preserve">tes. Average values were determined by the expert team or drawn from available literature. </w:t>
      </w:r>
    </w:p>
    <w:p w14:paraId="4ECF83C1" w14:textId="77777777" w:rsidR="00C0601F" w:rsidRDefault="00C0601F" w:rsidP="00C0601F">
      <w:pPr>
        <w:spacing w:after="0" w:line="240" w:lineRule="auto"/>
        <w:rPr>
          <w:rFonts w:eastAsiaTheme="minorEastAsia"/>
        </w:rPr>
      </w:pPr>
    </w:p>
    <w:tbl>
      <w:tblPr>
        <w:tblStyle w:val="TableGrid"/>
        <w:tblW w:w="946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34"/>
        <w:gridCol w:w="2861"/>
        <w:gridCol w:w="1076"/>
        <w:gridCol w:w="3897"/>
      </w:tblGrid>
      <w:tr w:rsidR="009803A2" w14:paraId="42C8E87E" w14:textId="77777777" w:rsidTr="004259C2">
        <w:tc>
          <w:tcPr>
            <w:tcW w:w="1634" w:type="dxa"/>
            <w:tcBorders>
              <w:top w:val="single" w:sz="4" w:space="0" w:color="auto"/>
              <w:bottom w:val="single" w:sz="4" w:space="0" w:color="auto"/>
            </w:tcBorders>
            <w:vAlign w:val="center"/>
          </w:tcPr>
          <w:p w14:paraId="4F1BCC81" w14:textId="621CDB4C" w:rsidR="009803A2" w:rsidRPr="00412319" w:rsidRDefault="009803A2" w:rsidP="00450657">
            <w:pPr>
              <w:jc w:val="center"/>
              <w:rPr>
                <w:rFonts w:eastAsiaTheme="minorEastAsia"/>
                <w:b/>
              </w:rPr>
            </w:pPr>
            <w:r w:rsidRPr="00412319">
              <w:rPr>
                <w:rFonts w:eastAsiaTheme="minorEastAsia"/>
                <w:b/>
              </w:rPr>
              <w:t>Demographic rate</w:t>
            </w:r>
          </w:p>
        </w:tc>
        <w:tc>
          <w:tcPr>
            <w:tcW w:w="2861" w:type="dxa"/>
            <w:tcBorders>
              <w:top w:val="single" w:sz="4" w:space="0" w:color="auto"/>
              <w:bottom w:val="single" w:sz="4" w:space="0" w:color="auto"/>
            </w:tcBorders>
            <w:vAlign w:val="center"/>
          </w:tcPr>
          <w:p w14:paraId="3EE3F938" w14:textId="1C4A6756" w:rsidR="009803A2" w:rsidRPr="00412319" w:rsidRDefault="009803A2" w:rsidP="00450657">
            <w:pPr>
              <w:jc w:val="center"/>
              <w:rPr>
                <w:rFonts w:eastAsiaTheme="minorEastAsia"/>
                <w:b/>
              </w:rPr>
            </w:pPr>
            <w:r>
              <w:rPr>
                <w:rFonts w:eastAsiaTheme="minorEastAsia"/>
                <w:b/>
              </w:rPr>
              <w:t>Description</w:t>
            </w:r>
          </w:p>
        </w:tc>
        <w:tc>
          <w:tcPr>
            <w:tcW w:w="1076" w:type="dxa"/>
            <w:tcBorders>
              <w:top w:val="single" w:sz="4" w:space="0" w:color="auto"/>
              <w:bottom w:val="single" w:sz="4" w:space="0" w:color="auto"/>
            </w:tcBorders>
            <w:vAlign w:val="center"/>
          </w:tcPr>
          <w:p w14:paraId="788161DA" w14:textId="722968EB" w:rsidR="009803A2" w:rsidRPr="00412319" w:rsidRDefault="009803A2" w:rsidP="00450657">
            <w:pPr>
              <w:jc w:val="center"/>
              <w:rPr>
                <w:rFonts w:eastAsiaTheme="minorEastAsia"/>
                <w:b/>
              </w:rPr>
            </w:pPr>
            <w:r>
              <w:rPr>
                <w:rFonts w:eastAsiaTheme="minorEastAsia"/>
                <w:b/>
              </w:rPr>
              <w:t>Average</w:t>
            </w:r>
          </w:p>
        </w:tc>
        <w:tc>
          <w:tcPr>
            <w:tcW w:w="3897" w:type="dxa"/>
            <w:tcBorders>
              <w:top w:val="single" w:sz="4" w:space="0" w:color="auto"/>
              <w:bottom w:val="single" w:sz="4" w:space="0" w:color="auto"/>
            </w:tcBorders>
            <w:vAlign w:val="center"/>
          </w:tcPr>
          <w:p w14:paraId="1693E51B" w14:textId="3F9B58B4" w:rsidR="009803A2" w:rsidRPr="00412319" w:rsidRDefault="009803A2" w:rsidP="00450657">
            <w:pPr>
              <w:jc w:val="center"/>
              <w:rPr>
                <w:rFonts w:eastAsiaTheme="minorEastAsia"/>
                <w:b/>
              </w:rPr>
            </w:pPr>
            <w:r>
              <w:rPr>
                <w:rFonts w:eastAsiaTheme="minorEastAsia"/>
                <w:b/>
              </w:rPr>
              <w:t>Rationale</w:t>
            </w:r>
          </w:p>
        </w:tc>
      </w:tr>
      <w:tr w:rsidR="004259C2" w14:paraId="7E3F0A18" w14:textId="77777777" w:rsidTr="004259C2">
        <w:tc>
          <w:tcPr>
            <w:tcW w:w="1634" w:type="dxa"/>
            <w:tcBorders>
              <w:top w:val="single" w:sz="4" w:space="0" w:color="auto"/>
              <w:bottom w:val="nil"/>
            </w:tcBorders>
            <w:vAlign w:val="center"/>
          </w:tcPr>
          <w:p w14:paraId="05CA5C57" w14:textId="1992660C" w:rsidR="004259C2" w:rsidRDefault="000D4659" w:rsidP="00450657">
            <w:pPr>
              <w:jc w:val="center"/>
              <w:rPr>
                <w:rFonts w:ascii="Calibri" w:eastAsia="Calibri" w:hAnsi="Calibri" w:cs="Times New Roman"/>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YY</m:t>
                    </m:r>
                  </m:sup>
                </m:sSup>
              </m:oMath>
            </m:oMathPara>
          </w:p>
        </w:tc>
        <w:tc>
          <w:tcPr>
            <w:tcW w:w="2861" w:type="dxa"/>
            <w:tcBorders>
              <w:top w:val="single" w:sz="4" w:space="0" w:color="auto"/>
              <w:bottom w:val="nil"/>
            </w:tcBorders>
            <w:vAlign w:val="center"/>
          </w:tcPr>
          <w:p w14:paraId="3F45209D" w14:textId="75031AC7" w:rsidR="004259C2" w:rsidRDefault="004259C2" w:rsidP="00450657">
            <w:pPr>
              <w:jc w:val="center"/>
              <w:rPr>
                <w:rFonts w:eastAsiaTheme="minorEastAsia"/>
              </w:rPr>
            </w:pPr>
            <w:r>
              <w:rPr>
                <w:rFonts w:eastAsiaTheme="minorEastAsia"/>
              </w:rPr>
              <w:t>Survival – Young of the year</w:t>
            </w:r>
          </w:p>
        </w:tc>
        <w:tc>
          <w:tcPr>
            <w:tcW w:w="1076" w:type="dxa"/>
            <w:tcBorders>
              <w:top w:val="single" w:sz="4" w:space="0" w:color="auto"/>
              <w:bottom w:val="nil"/>
            </w:tcBorders>
            <w:vAlign w:val="center"/>
          </w:tcPr>
          <w:p w14:paraId="5A010AEA" w14:textId="11E76C17" w:rsidR="004259C2" w:rsidRDefault="004259C2" w:rsidP="00450657">
            <w:pPr>
              <w:jc w:val="center"/>
              <w:rPr>
                <w:rFonts w:eastAsiaTheme="minorEastAsia"/>
              </w:rPr>
            </w:pPr>
            <w:r>
              <w:rPr>
                <w:rFonts w:eastAsiaTheme="minorEastAsia"/>
              </w:rPr>
              <w:t>0.</w:t>
            </w:r>
            <w:r w:rsidR="00316A2E">
              <w:rPr>
                <w:rFonts w:eastAsiaTheme="minorEastAsia"/>
              </w:rPr>
              <w:t>1</w:t>
            </w:r>
          </w:p>
        </w:tc>
        <w:tc>
          <w:tcPr>
            <w:tcW w:w="3897" w:type="dxa"/>
            <w:tcBorders>
              <w:top w:val="single" w:sz="4" w:space="0" w:color="auto"/>
              <w:bottom w:val="nil"/>
            </w:tcBorders>
            <w:vAlign w:val="center"/>
          </w:tcPr>
          <w:p w14:paraId="750C91B7" w14:textId="1E41860B" w:rsidR="004259C2" w:rsidRDefault="004259C2" w:rsidP="00450657">
            <w:pPr>
              <w:jc w:val="center"/>
              <w:rPr>
                <w:rFonts w:eastAsiaTheme="minorEastAsia"/>
              </w:rPr>
            </w:pPr>
            <w:r>
              <w:rPr>
                <w:rFonts w:eastAsiaTheme="minorEastAsia"/>
              </w:rPr>
              <w:t>Expert opinion, informed by studies of Cuban boa</w:t>
            </w:r>
            <w:r>
              <w:rPr>
                <w:rFonts w:eastAsiaTheme="minorEastAsia"/>
                <w:vertAlign w:val="superscript"/>
              </w:rPr>
              <w:t>a</w:t>
            </w:r>
          </w:p>
        </w:tc>
      </w:tr>
      <w:tr w:rsidR="009803A2" w14:paraId="53565AEB" w14:textId="77777777" w:rsidTr="004259C2">
        <w:tc>
          <w:tcPr>
            <w:tcW w:w="1634" w:type="dxa"/>
            <w:tcBorders>
              <w:top w:val="nil"/>
            </w:tcBorders>
            <w:vAlign w:val="center"/>
          </w:tcPr>
          <w:p w14:paraId="308BFFA4" w14:textId="6B054B9F" w:rsidR="009803A2" w:rsidRDefault="000D4659" w:rsidP="00450657">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m:t>
                    </m:r>
                  </m:sup>
                </m:sSup>
              </m:oMath>
            </m:oMathPara>
          </w:p>
        </w:tc>
        <w:tc>
          <w:tcPr>
            <w:tcW w:w="2861" w:type="dxa"/>
            <w:tcBorders>
              <w:top w:val="nil"/>
            </w:tcBorders>
            <w:vAlign w:val="center"/>
          </w:tcPr>
          <w:p w14:paraId="0F03ED10" w14:textId="74F12E26" w:rsidR="009803A2" w:rsidRDefault="009803A2" w:rsidP="00450657">
            <w:pPr>
              <w:jc w:val="center"/>
              <w:rPr>
                <w:rFonts w:eastAsiaTheme="minorEastAsia"/>
              </w:rPr>
            </w:pPr>
            <w:r>
              <w:rPr>
                <w:rFonts w:eastAsiaTheme="minorEastAsia"/>
              </w:rPr>
              <w:t>Survival – Young</w:t>
            </w:r>
          </w:p>
        </w:tc>
        <w:tc>
          <w:tcPr>
            <w:tcW w:w="1076" w:type="dxa"/>
            <w:tcBorders>
              <w:top w:val="nil"/>
            </w:tcBorders>
            <w:vAlign w:val="center"/>
          </w:tcPr>
          <w:p w14:paraId="05DB1691" w14:textId="4ADCADCA" w:rsidR="009803A2" w:rsidRDefault="009803A2" w:rsidP="00450657">
            <w:pPr>
              <w:jc w:val="center"/>
              <w:rPr>
                <w:rFonts w:eastAsiaTheme="minorEastAsia"/>
              </w:rPr>
            </w:pPr>
            <w:r>
              <w:rPr>
                <w:rFonts w:eastAsiaTheme="minorEastAsia"/>
              </w:rPr>
              <w:t>0.3</w:t>
            </w:r>
          </w:p>
        </w:tc>
        <w:tc>
          <w:tcPr>
            <w:tcW w:w="3897" w:type="dxa"/>
            <w:tcBorders>
              <w:top w:val="nil"/>
            </w:tcBorders>
            <w:vAlign w:val="center"/>
          </w:tcPr>
          <w:p w14:paraId="40FD5FF0" w14:textId="2951194F" w:rsidR="009803A2" w:rsidRPr="00436159" w:rsidRDefault="009803A2" w:rsidP="00450657">
            <w:pPr>
              <w:jc w:val="center"/>
              <w:rPr>
                <w:rFonts w:eastAsiaTheme="minorEastAsia"/>
              </w:rPr>
            </w:pPr>
            <w:r>
              <w:rPr>
                <w:rFonts w:eastAsiaTheme="minorEastAsia"/>
              </w:rPr>
              <w:t>Expert opinion, informed by studies of Cuban boa</w:t>
            </w:r>
            <w:r>
              <w:rPr>
                <w:rFonts w:eastAsiaTheme="minorEastAsia"/>
                <w:vertAlign w:val="superscript"/>
              </w:rPr>
              <w:t>a</w:t>
            </w:r>
          </w:p>
        </w:tc>
      </w:tr>
      <w:tr w:rsidR="009803A2" w14:paraId="73CB1F5C" w14:textId="77777777" w:rsidTr="009803A2">
        <w:tc>
          <w:tcPr>
            <w:tcW w:w="1634" w:type="dxa"/>
            <w:vAlign w:val="center"/>
          </w:tcPr>
          <w:p w14:paraId="32EAD651" w14:textId="150C9006" w:rsidR="009803A2" w:rsidRDefault="000D4659" w:rsidP="00450657">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J</m:t>
                    </m:r>
                  </m:sup>
                </m:sSup>
              </m:oMath>
            </m:oMathPara>
          </w:p>
        </w:tc>
        <w:tc>
          <w:tcPr>
            <w:tcW w:w="2861" w:type="dxa"/>
            <w:vAlign w:val="center"/>
          </w:tcPr>
          <w:p w14:paraId="2EBFE4EC" w14:textId="70CA1517" w:rsidR="009803A2" w:rsidRDefault="009803A2" w:rsidP="00450657">
            <w:pPr>
              <w:jc w:val="center"/>
              <w:rPr>
                <w:rFonts w:eastAsiaTheme="minorEastAsia"/>
              </w:rPr>
            </w:pPr>
            <w:r>
              <w:rPr>
                <w:rFonts w:eastAsiaTheme="minorEastAsia"/>
              </w:rPr>
              <w:t>Survival – Juvenile</w:t>
            </w:r>
          </w:p>
        </w:tc>
        <w:tc>
          <w:tcPr>
            <w:tcW w:w="1076" w:type="dxa"/>
            <w:vAlign w:val="center"/>
          </w:tcPr>
          <w:p w14:paraId="762CBF4F" w14:textId="41660802" w:rsidR="009803A2" w:rsidRDefault="009803A2" w:rsidP="00450657">
            <w:pPr>
              <w:jc w:val="center"/>
              <w:rPr>
                <w:rFonts w:eastAsiaTheme="minorEastAsia"/>
              </w:rPr>
            </w:pPr>
            <w:r>
              <w:rPr>
                <w:rFonts w:eastAsiaTheme="minorEastAsia"/>
              </w:rPr>
              <w:t>0.9</w:t>
            </w:r>
          </w:p>
        </w:tc>
        <w:tc>
          <w:tcPr>
            <w:tcW w:w="3897" w:type="dxa"/>
            <w:vAlign w:val="center"/>
          </w:tcPr>
          <w:p w14:paraId="2DB42A65" w14:textId="1030A0CA" w:rsidR="009803A2" w:rsidRDefault="009803A2" w:rsidP="00450657">
            <w:pPr>
              <w:jc w:val="center"/>
              <w:rPr>
                <w:rFonts w:eastAsiaTheme="minorEastAsia"/>
              </w:rPr>
            </w:pPr>
            <w:r>
              <w:rPr>
                <w:rFonts w:eastAsiaTheme="minorEastAsia"/>
              </w:rPr>
              <w:t>Expert opinion</w:t>
            </w:r>
          </w:p>
        </w:tc>
      </w:tr>
      <w:tr w:rsidR="009803A2" w14:paraId="5B99EE02" w14:textId="77777777" w:rsidTr="009803A2">
        <w:tc>
          <w:tcPr>
            <w:tcW w:w="1634" w:type="dxa"/>
            <w:vAlign w:val="center"/>
          </w:tcPr>
          <w:p w14:paraId="527EEEE0" w14:textId="3010CE2E" w:rsidR="009803A2" w:rsidRDefault="000D4659" w:rsidP="00450657">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S</m:t>
                    </m:r>
                  </m:sup>
                </m:sSup>
              </m:oMath>
            </m:oMathPara>
          </w:p>
        </w:tc>
        <w:tc>
          <w:tcPr>
            <w:tcW w:w="2861" w:type="dxa"/>
            <w:vAlign w:val="center"/>
          </w:tcPr>
          <w:p w14:paraId="1B738A41" w14:textId="1397FD75" w:rsidR="009803A2" w:rsidRDefault="009803A2" w:rsidP="00450657">
            <w:pPr>
              <w:jc w:val="center"/>
              <w:rPr>
                <w:rFonts w:eastAsiaTheme="minorEastAsia"/>
              </w:rPr>
            </w:pPr>
            <w:r>
              <w:rPr>
                <w:rFonts w:eastAsiaTheme="minorEastAsia"/>
              </w:rPr>
              <w:t>Survival – Subadult</w:t>
            </w:r>
          </w:p>
        </w:tc>
        <w:tc>
          <w:tcPr>
            <w:tcW w:w="1076" w:type="dxa"/>
            <w:vAlign w:val="center"/>
          </w:tcPr>
          <w:p w14:paraId="6A9EFB49" w14:textId="0CBDD8F1" w:rsidR="009803A2" w:rsidRDefault="009803A2" w:rsidP="00450657">
            <w:pPr>
              <w:jc w:val="center"/>
              <w:rPr>
                <w:rFonts w:eastAsiaTheme="minorEastAsia"/>
              </w:rPr>
            </w:pPr>
            <w:r>
              <w:rPr>
                <w:rFonts w:eastAsiaTheme="minorEastAsia"/>
              </w:rPr>
              <w:t>0.72</w:t>
            </w:r>
          </w:p>
        </w:tc>
        <w:tc>
          <w:tcPr>
            <w:tcW w:w="3897" w:type="dxa"/>
            <w:vAlign w:val="center"/>
          </w:tcPr>
          <w:p w14:paraId="701B1FA5" w14:textId="55FEAC11" w:rsidR="009803A2" w:rsidRDefault="009803A2" w:rsidP="00450657">
            <w:pPr>
              <w:jc w:val="center"/>
              <w:rPr>
                <w:rFonts w:eastAsiaTheme="minorEastAsia"/>
              </w:rPr>
            </w:pPr>
            <w:r>
              <w:rPr>
                <w:rFonts w:eastAsiaTheme="minorEastAsia"/>
              </w:rPr>
              <w:t>Expert opinion – survival of this stage is lower than the juvenile or adult stage because individuals begin dispersing widely and face more threats</w:t>
            </w:r>
          </w:p>
        </w:tc>
      </w:tr>
      <w:tr w:rsidR="009803A2" w14:paraId="55683C92" w14:textId="77777777" w:rsidTr="009803A2">
        <w:tc>
          <w:tcPr>
            <w:tcW w:w="1634" w:type="dxa"/>
            <w:vAlign w:val="center"/>
          </w:tcPr>
          <w:p w14:paraId="3B4CA050" w14:textId="3500AB75" w:rsidR="009803A2" w:rsidRDefault="000D4659" w:rsidP="00450657">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A</m:t>
                    </m:r>
                  </m:sup>
                </m:sSup>
              </m:oMath>
            </m:oMathPara>
          </w:p>
        </w:tc>
        <w:tc>
          <w:tcPr>
            <w:tcW w:w="2861" w:type="dxa"/>
            <w:vAlign w:val="center"/>
          </w:tcPr>
          <w:p w14:paraId="1B6DBECD" w14:textId="48E32CC6" w:rsidR="009803A2" w:rsidRDefault="009803A2" w:rsidP="00450657">
            <w:pPr>
              <w:jc w:val="center"/>
              <w:rPr>
                <w:rFonts w:eastAsiaTheme="minorEastAsia"/>
              </w:rPr>
            </w:pPr>
            <w:r>
              <w:rPr>
                <w:rFonts w:eastAsiaTheme="minorEastAsia"/>
              </w:rPr>
              <w:t>Survival – Adult</w:t>
            </w:r>
          </w:p>
        </w:tc>
        <w:tc>
          <w:tcPr>
            <w:tcW w:w="1076" w:type="dxa"/>
            <w:vAlign w:val="center"/>
          </w:tcPr>
          <w:p w14:paraId="05AEF1E3" w14:textId="127F927B" w:rsidR="009803A2" w:rsidRDefault="009803A2" w:rsidP="00450657">
            <w:pPr>
              <w:jc w:val="center"/>
              <w:rPr>
                <w:rFonts w:eastAsiaTheme="minorEastAsia"/>
              </w:rPr>
            </w:pPr>
            <w:r>
              <w:rPr>
                <w:rFonts w:eastAsiaTheme="minorEastAsia"/>
              </w:rPr>
              <w:t>0.9</w:t>
            </w:r>
          </w:p>
        </w:tc>
        <w:tc>
          <w:tcPr>
            <w:tcW w:w="3897" w:type="dxa"/>
            <w:vAlign w:val="center"/>
          </w:tcPr>
          <w:p w14:paraId="23823642" w14:textId="1AB1377A" w:rsidR="009803A2" w:rsidRPr="00436159" w:rsidRDefault="009803A2" w:rsidP="00450657">
            <w:pPr>
              <w:jc w:val="center"/>
              <w:rPr>
                <w:rFonts w:eastAsiaTheme="minorEastAsia"/>
              </w:rPr>
            </w:pPr>
            <w:r>
              <w:rPr>
                <w:rFonts w:eastAsiaTheme="minorEastAsia"/>
              </w:rPr>
              <w:t>Expert opinion and estimates from radio-tracked translocated snakes</w:t>
            </w:r>
            <w:r>
              <w:rPr>
                <w:rFonts w:eastAsiaTheme="minorEastAsia"/>
                <w:vertAlign w:val="superscript"/>
              </w:rPr>
              <w:t>c</w:t>
            </w:r>
          </w:p>
        </w:tc>
      </w:tr>
      <w:tr w:rsidR="009803A2" w14:paraId="06198A76" w14:textId="77777777" w:rsidTr="009803A2">
        <w:tc>
          <w:tcPr>
            <w:tcW w:w="1634" w:type="dxa"/>
            <w:vAlign w:val="center"/>
          </w:tcPr>
          <w:p w14:paraId="1AE88887" w14:textId="26EC594A" w:rsidR="009803A2" w:rsidRDefault="000D4659" w:rsidP="00450657">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Y</m:t>
                    </m:r>
                  </m:sup>
                </m:sSup>
              </m:oMath>
            </m:oMathPara>
          </w:p>
        </w:tc>
        <w:tc>
          <w:tcPr>
            <w:tcW w:w="2861" w:type="dxa"/>
            <w:vAlign w:val="center"/>
          </w:tcPr>
          <w:p w14:paraId="3DB93865" w14:textId="14AC95D6" w:rsidR="009803A2" w:rsidRDefault="009803A2" w:rsidP="00450657">
            <w:pPr>
              <w:jc w:val="center"/>
              <w:rPr>
                <w:rFonts w:eastAsiaTheme="minorEastAsia"/>
              </w:rPr>
            </w:pPr>
            <w:r>
              <w:rPr>
                <w:rFonts w:eastAsiaTheme="minorEastAsia"/>
              </w:rPr>
              <w:t>Growth – Young to Juvenile</w:t>
            </w:r>
          </w:p>
        </w:tc>
        <w:tc>
          <w:tcPr>
            <w:tcW w:w="1076" w:type="dxa"/>
            <w:vAlign w:val="center"/>
          </w:tcPr>
          <w:p w14:paraId="65CA7490" w14:textId="114B1158" w:rsidR="009803A2" w:rsidRDefault="009803A2" w:rsidP="00450657">
            <w:pPr>
              <w:jc w:val="center"/>
              <w:rPr>
                <w:rFonts w:eastAsiaTheme="minorEastAsia"/>
              </w:rPr>
            </w:pPr>
            <w:r>
              <w:rPr>
                <w:rFonts w:eastAsiaTheme="minorEastAsia"/>
              </w:rPr>
              <w:t>0.67</w:t>
            </w:r>
          </w:p>
        </w:tc>
        <w:tc>
          <w:tcPr>
            <w:tcW w:w="3897" w:type="dxa"/>
            <w:vAlign w:val="center"/>
          </w:tcPr>
          <w:p w14:paraId="22E6AA21" w14:textId="7161A71C" w:rsidR="009803A2" w:rsidRDefault="009803A2" w:rsidP="00450657">
            <w:pPr>
              <w:jc w:val="center"/>
              <w:rPr>
                <w:rFonts w:eastAsiaTheme="minorEastAsia"/>
              </w:rPr>
            </w:pPr>
            <w:r>
              <w:rPr>
                <w:rFonts w:eastAsiaTheme="minorEastAsia"/>
              </w:rPr>
              <w:t>Expert opinion – approximately 2/3 of the young of the year grow enough to become juveniles in the next year.</w:t>
            </w:r>
          </w:p>
        </w:tc>
      </w:tr>
      <w:tr w:rsidR="009803A2" w14:paraId="3D7B892C" w14:textId="77777777" w:rsidTr="009803A2">
        <w:tc>
          <w:tcPr>
            <w:tcW w:w="1634" w:type="dxa"/>
            <w:vAlign w:val="center"/>
          </w:tcPr>
          <w:p w14:paraId="1CE17582" w14:textId="5819419C" w:rsidR="009803A2" w:rsidRDefault="000D4659" w:rsidP="00450657">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J</m:t>
                    </m:r>
                  </m:sup>
                </m:sSup>
              </m:oMath>
            </m:oMathPara>
          </w:p>
        </w:tc>
        <w:tc>
          <w:tcPr>
            <w:tcW w:w="2861" w:type="dxa"/>
            <w:vAlign w:val="center"/>
          </w:tcPr>
          <w:p w14:paraId="19D7674E" w14:textId="2DBCF010" w:rsidR="009803A2" w:rsidRDefault="009803A2" w:rsidP="00450657">
            <w:pPr>
              <w:jc w:val="center"/>
              <w:rPr>
                <w:rFonts w:eastAsiaTheme="minorEastAsia"/>
              </w:rPr>
            </w:pPr>
            <w:r>
              <w:rPr>
                <w:rFonts w:eastAsiaTheme="minorEastAsia"/>
              </w:rPr>
              <w:t>Growth – Juvenile to Subadult</w:t>
            </w:r>
          </w:p>
        </w:tc>
        <w:tc>
          <w:tcPr>
            <w:tcW w:w="1076" w:type="dxa"/>
            <w:vAlign w:val="center"/>
          </w:tcPr>
          <w:p w14:paraId="1065CF40" w14:textId="29E94B58" w:rsidR="009803A2" w:rsidRDefault="009803A2" w:rsidP="00450657">
            <w:pPr>
              <w:jc w:val="center"/>
              <w:rPr>
                <w:rFonts w:eastAsiaTheme="minorEastAsia"/>
              </w:rPr>
            </w:pPr>
            <w:r>
              <w:rPr>
                <w:rFonts w:eastAsiaTheme="minorEastAsia"/>
              </w:rPr>
              <w:t>0.5</w:t>
            </w:r>
          </w:p>
        </w:tc>
        <w:tc>
          <w:tcPr>
            <w:tcW w:w="3897" w:type="dxa"/>
            <w:vAlign w:val="center"/>
          </w:tcPr>
          <w:p w14:paraId="2CCC879E" w14:textId="16E164AF" w:rsidR="009803A2" w:rsidRDefault="009803A2" w:rsidP="00450657">
            <w:pPr>
              <w:jc w:val="center"/>
              <w:rPr>
                <w:rFonts w:eastAsiaTheme="minorEastAsia"/>
              </w:rPr>
            </w:pPr>
            <w:r>
              <w:rPr>
                <w:rFonts w:eastAsiaTheme="minorEastAsia"/>
              </w:rPr>
              <w:t>Expert opinion – juvenile stage typically lasts two years</w:t>
            </w:r>
          </w:p>
        </w:tc>
      </w:tr>
      <w:tr w:rsidR="009803A2" w14:paraId="062771DB" w14:textId="77777777" w:rsidTr="009803A2">
        <w:tc>
          <w:tcPr>
            <w:tcW w:w="1634" w:type="dxa"/>
            <w:vAlign w:val="center"/>
          </w:tcPr>
          <w:p w14:paraId="474A2F7B" w14:textId="269FBACF" w:rsidR="009803A2" w:rsidRDefault="000D4659" w:rsidP="00450657">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S</m:t>
                    </m:r>
                  </m:sup>
                </m:sSup>
              </m:oMath>
            </m:oMathPara>
          </w:p>
        </w:tc>
        <w:tc>
          <w:tcPr>
            <w:tcW w:w="2861" w:type="dxa"/>
            <w:vAlign w:val="center"/>
          </w:tcPr>
          <w:p w14:paraId="3B385AFF" w14:textId="4452567A" w:rsidR="009803A2" w:rsidRDefault="009803A2" w:rsidP="00450657">
            <w:pPr>
              <w:jc w:val="center"/>
              <w:rPr>
                <w:rFonts w:eastAsiaTheme="minorEastAsia"/>
              </w:rPr>
            </w:pPr>
            <w:r>
              <w:rPr>
                <w:rFonts w:eastAsiaTheme="minorEastAsia"/>
              </w:rPr>
              <w:t>Growth – Subadult to Adult</w:t>
            </w:r>
          </w:p>
        </w:tc>
        <w:tc>
          <w:tcPr>
            <w:tcW w:w="1076" w:type="dxa"/>
            <w:vAlign w:val="center"/>
          </w:tcPr>
          <w:p w14:paraId="040C5B01" w14:textId="1FCDE0B6" w:rsidR="009803A2" w:rsidRDefault="009803A2" w:rsidP="00450657">
            <w:pPr>
              <w:jc w:val="center"/>
              <w:rPr>
                <w:rFonts w:eastAsiaTheme="minorEastAsia"/>
              </w:rPr>
            </w:pPr>
            <w:r>
              <w:rPr>
                <w:rFonts w:eastAsiaTheme="minorEastAsia"/>
              </w:rPr>
              <w:t>0.25</w:t>
            </w:r>
          </w:p>
        </w:tc>
        <w:tc>
          <w:tcPr>
            <w:tcW w:w="3897" w:type="dxa"/>
            <w:vAlign w:val="center"/>
          </w:tcPr>
          <w:p w14:paraId="690BD641" w14:textId="3B966597" w:rsidR="009803A2" w:rsidRDefault="009803A2" w:rsidP="00450657">
            <w:pPr>
              <w:jc w:val="center"/>
              <w:rPr>
                <w:rFonts w:eastAsiaTheme="minorEastAsia"/>
              </w:rPr>
            </w:pPr>
            <w:r>
              <w:rPr>
                <w:rFonts w:eastAsiaTheme="minorEastAsia"/>
              </w:rPr>
              <w:t>Expert opinion – subadult stage typically lasts four years</w:t>
            </w:r>
          </w:p>
        </w:tc>
      </w:tr>
      <w:tr w:rsidR="009803A2" w14:paraId="19CF511E" w14:textId="77777777" w:rsidTr="009803A2">
        <w:tc>
          <w:tcPr>
            <w:tcW w:w="1634" w:type="dxa"/>
            <w:vAlign w:val="center"/>
          </w:tcPr>
          <w:p w14:paraId="38393435" w14:textId="39D07643" w:rsidR="009803A2" w:rsidRDefault="000D4659" w:rsidP="00450657">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A</m:t>
                    </m:r>
                  </m:sup>
                </m:sSup>
              </m:oMath>
            </m:oMathPara>
          </w:p>
        </w:tc>
        <w:tc>
          <w:tcPr>
            <w:tcW w:w="2861" w:type="dxa"/>
            <w:vAlign w:val="center"/>
          </w:tcPr>
          <w:p w14:paraId="0594953F" w14:textId="06F9F06D" w:rsidR="009803A2" w:rsidRDefault="009803A2" w:rsidP="00450657">
            <w:pPr>
              <w:jc w:val="center"/>
              <w:rPr>
                <w:rFonts w:eastAsiaTheme="minorEastAsia"/>
              </w:rPr>
            </w:pPr>
            <w:r>
              <w:rPr>
                <w:rFonts w:eastAsiaTheme="minorEastAsia"/>
              </w:rPr>
              <w:t>Fecundity – Adult</w:t>
            </w:r>
          </w:p>
        </w:tc>
        <w:tc>
          <w:tcPr>
            <w:tcW w:w="1076" w:type="dxa"/>
            <w:vAlign w:val="center"/>
          </w:tcPr>
          <w:p w14:paraId="302E4A02" w14:textId="260F883A" w:rsidR="009803A2" w:rsidRDefault="009803A2" w:rsidP="00450657">
            <w:pPr>
              <w:jc w:val="center"/>
              <w:rPr>
                <w:rFonts w:eastAsiaTheme="minorEastAsia"/>
              </w:rPr>
            </w:pPr>
            <w:r>
              <w:rPr>
                <w:rFonts w:eastAsiaTheme="minorEastAsia"/>
              </w:rPr>
              <w:t>4.5</w:t>
            </w:r>
          </w:p>
        </w:tc>
        <w:tc>
          <w:tcPr>
            <w:tcW w:w="3897" w:type="dxa"/>
            <w:vAlign w:val="center"/>
          </w:tcPr>
          <w:p w14:paraId="7ADA0A6F" w14:textId="5BD74EAD" w:rsidR="009803A2" w:rsidRPr="005F08A1" w:rsidRDefault="009803A2" w:rsidP="00450657">
            <w:pPr>
              <w:jc w:val="center"/>
              <w:rPr>
                <w:rFonts w:eastAsiaTheme="minorEastAsia"/>
              </w:rPr>
            </w:pPr>
            <w:r>
              <w:rPr>
                <w:rFonts w:eastAsiaTheme="minorEastAsia"/>
              </w:rPr>
              <w:t>Average clutch size is 18 (range = 12-32)</w:t>
            </w:r>
            <w:r w:rsidRPr="00436159">
              <w:rPr>
                <w:rFonts w:eastAsiaTheme="minorEastAsia"/>
                <w:vertAlign w:val="superscript"/>
              </w:rPr>
              <w:t>b,c</w:t>
            </w:r>
            <w:r>
              <w:rPr>
                <w:rFonts w:eastAsiaTheme="minorEastAsia"/>
              </w:rPr>
              <w:t xml:space="preserve"> This clutch size is multiplied by 0.5 because only females produce young (assumes a 50:50 sex ratio) and multiplied by 0.5 again because females reproduce biennially</w:t>
            </w:r>
            <w:r>
              <w:rPr>
                <w:rFonts w:eastAsiaTheme="minorEastAsia"/>
                <w:vertAlign w:val="superscript"/>
              </w:rPr>
              <w:t>d</w:t>
            </w:r>
          </w:p>
        </w:tc>
      </w:tr>
      <w:tr w:rsidR="009803A2" w14:paraId="77870894" w14:textId="77777777" w:rsidTr="009803A2">
        <w:tc>
          <w:tcPr>
            <w:tcW w:w="1634" w:type="dxa"/>
            <w:vAlign w:val="center"/>
          </w:tcPr>
          <w:p w14:paraId="0E8923D2" w14:textId="77EF46FE" w:rsidR="009803A2" w:rsidRDefault="000D4659" w:rsidP="00450657">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S</m:t>
                    </m:r>
                  </m:sup>
                </m:sSup>
              </m:oMath>
            </m:oMathPara>
          </w:p>
        </w:tc>
        <w:tc>
          <w:tcPr>
            <w:tcW w:w="2861" w:type="dxa"/>
            <w:vAlign w:val="center"/>
          </w:tcPr>
          <w:p w14:paraId="3E2FD6A0" w14:textId="235962AD" w:rsidR="009803A2" w:rsidRDefault="009803A2" w:rsidP="00450657">
            <w:pPr>
              <w:jc w:val="center"/>
              <w:rPr>
                <w:rFonts w:eastAsiaTheme="minorEastAsia"/>
              </w:rPr>
            </w:pPr>
            <w:r>
              <w:rPr>
                <w:rFonts w:eastAsiaTheme="minorEastAsia"/>
              </w:rPr>
              <w:t>Fecundity – Subadult</w:t>
            </w:r>
          </w:p>
        </w:tc>
        <w:tc>
          <w:tcPr>
            <w:tcW w:w="1076" w:type="dxa"/>
            <w:vAlign w:val="center"/>
          </w:tcPr>
          <w:p w14:paraId="4C499FD3" w14:textId="3CE13726" w:rsidR="009803A2" w:rsidRDefault="009803A2" w:rsidP="00450657">
            <w:pPr>
              <w:jc w:val="center"/>
              <w:rPr>
                <w:rFonts w:eastAsiaTheme="minorEastAsia"/>
              </w:rPr>
            </w:pPr>
            <w:r>
              <w:rPr>
                <w:rFonts w:eastAsiaTheme="minorEastAsia"/>
              </w:rPr>
              <w:t>2</w:t>
            </w:r>
          </w:p>
        </w:tc>
        <w:tc>
          <w:tcPr>
            <w:tcW w:w="3897" w:type="dxa"/>
            <w:vAlign w:val="center"/>
          </w:tcPr>
          <w:p w14:paraId="3F854A7A" w14:textId="3CE9D9E2" w:rsidR="009803A2" w:rsidRDefault="009803A2" w:rsidP="00450657">
            <w:pPr>
              <w:jc w:val="center"/>
              <w:rPr>
                <w:rFonts w:eastAsiaTheme="minorEastAsia"/>
              </w:rPr>
            </w:pPr>
            <w:r>
              <w:rPr>
                <w:rFonts w:eastAsiaTheme="minorEastAsia"/>
              </w:rPr>
              <w:t>Expert opinion – some larger subadults may breed, but with a lower breeding probability</w:t>
            </w:r>
          </w:p>
        </w:tc>
      </w:tr>
    </w:tbl>
    <w:p w14:paraId="12DCD0A5" w14:textId="59683AE8" w:rsidR="00436159" w:rsidRPr="00436159" w:rsidRDefault="00436159" w:rsidP="00450657">
      <w:pPr>
        <w:spacing w:after="0" w:line="240" w:lineRule="auto"/>
        <w:rPr>
          <w:rFonts w:eastAsiaTheme="minorEastAsia"/>
        </w:rPr>
      </w:pPr>
      <w:r>
        <w:rPr>
          <w:rFonts w:eastAsiaTheme="minorEastAsia"/>
          <w:vertAlign w:val="superscript"/>
        </w:rPr>
        <w:t>a</w:t>
      </w:r>
      <w:r>
        <w:rPr>
          <w:rFonts w:eastAsiaTheme="minorEastAsia"/>
        </w:rPr>
        <w:t>P. Tolson pers. comm</w:t>
      </w:r>
      <w:r w:rsidR="002B0335">
        <w:rPr>
          <w:rFonts w:eastAsiaTheme="minorEastAsia"/>
        </w:rPr>
        <w:t>.</w:t>
      </w:r>
    </w:p>
    <w:p w14:paraId="2BDB32E2" w14:textId="0AC9BFE1" w:rsidR="00DB3FAC" w:rsidRDefault="009002A2" w:rsidP="00450657">
      <w:pPr>
        <w:spacing w:after="0" w:line="240" w:lineRule="auto"/>
        <w:rPr>
          <w:rFonts w:eastAsiaTheme="minorEastAsia"/>
        </w:rPr>
      </w:pPr>
      <w:r>
        <w:rPr>
          <w:rFonts w:eastAsiaTheme="minorEastAsia"/>
          <w:vertAlign w:val="superscript"/>
        </w:rPr>
        <w:t>b</w:t>
      </w:r>
      <w:r w:rsidR="004641A5">
        <w:rPr>
          <w:rFonts w:eastAsiaTheme="minorEastAsia"/>
        </w:rPr>
        <w:fldChar w:fldCharType="begin" w:fldLock="1"/>
      </w:r>
      <w:r w:rsidR="002B0335">
        <w:rPr>
          <w:rFonts w:eastAsiaTheme="minorEastAsia"/>
        </w:rPr>
        <w:instrText>ADDIN CSL_CITATION {"citationItems":[{"id":"ITEM-1","itemData":{"author":[{"dropping-particle":"","family":"Tolson","given":"Peter J.","non-dropping-particle":"","parse-names":false,"suffix":""}],"chapter-number":"12","container-title":"Reproductive Biology of South American Vertebrates","editor":[{"dropping-particle":"","family":"Hamlett","given":"William C.","non-dropping-particle":"","parse-names":false,"suffix":""}],"id":"ITEM-1","issued":{"date-parts":[["1992"]]},"publisher":"Springer","publisher-place":"New York, NY","title":"The Reproductive Biology of the Neotropical Boid Genus Epicrates (Serpentes:Boidae)","type":"chapter"},"uris":["http://www.mendeley.com/documents/?uuid=721876ce-1d31-459f-81bc-5c54356031eb"]}],"mendeley":{"formattedCitation":"(Tolson 1992)","manualFormatting":"Tolson 1992","plainTextFormattedCitation":"(Tolson 1992)","previouslyFormattedCitation":"(Tolson 1992)"},"properties":{"noteIndex":0},"schema":"https://github.com/citation-style-language/schema/raw/master/csl-citation.json"}</w:instrText>
      </w:r>
      <w:r w:rsidR="004641A5">
        <w:rPr>
          <w:rFonts w:eastAsiaTheme="minorEastAsia"/>
        </w:rPr>
        <w:fldChar w:fldCharType="separate"/>
      </w:r>
      <w:r w:rsidR="004641A5" w:rsidRPr="004641A5">
        <w:rPr>
          <w:rFonts w:eastAsiaTheme="minorEastAsia"/>
          <w:noProof/>
        </w:rPr>
        <w:t>Tolson 1992</w:t>
      </w:r>
      <w:r w:rsidR="004641A5">
        <w:rPr>
          <w:rFonts w:eastAsiaTheme="minorEastAsia"/>
        </w:rPr>
        <w:fldChar w:fldCharType="end"/>
      </w:r>
    </w:p>
    <w:p w14:paraId="7C8F818D" w14:textId="1A8B03EE" w:rsidR="004641A5" w:rsidRDefault="009002A2" w:rsidP="00450657">
      <w:pPr>
        <w:spacing w:after="0" w:line="240" w:lineRule="auto"/>
        <w:rPr>
          <w:rFonts w:eastAsiaTheme="minorEastAsia"/>
        </w:rPr>
      </w:pPr>
      <w:r>
        <w:rPr>
          <w:rFonts w:eastAsiaTheme="minorEastAsia"/>
          <w:vertAlign w:val="superscript"/>
        </w:rPr>
        <w:t>c</w:t>
      </w:r>
      <w:r w:rsidR="004641A5">
        <w:rPr>
          <w:rFonts w:eastAsiaTheme="minorEastAsia"/>
          <w:vertAlign w:val="superscript"/>
        </w:rPr>
        <w:fldChar w:fldCharType="begin" w:fldLock="1"/>
      </w:r>
      <w:r w:rsidR="002B0335">
        <w:rPr>
          <w:rFonts w:eastAsiaTheme="minorEastAsia"/>
          <w:vertAlign w:val="superscript"/>
        </w:rPr>
        <w:instrText>ADDIN CSL_CITATION {"citationItems":[{"id":"ITEM-1","itemData":{"ISBN":"9785984520973","author":[{"dropping-particle":"","family":"Puente Rolon","given":"Alberto R.","non-dropping-particle":"","parse-names":false,"suffix":""}],"id":"ITEM-1","issue":"May","issued":{"date-parts":[["2012"]]},"number-of-pages":"32","publisher":"University of Puerto Rico","title":"Reproductive ecology, fitness, and management of the Puerto Rican Boa (Epicrates inornatus, Boidae)","type":"thesis"},"uris":["http://www.mendeley.com/documents/?uuid=07cf59fa-3a01-49a3-be5e-2a109ddf203f"]}],"mendeley":{"formattedCitation":"(Puente Rolon 2012)","manualFormatting":"Puente-Rolon 2012","plainTextFormattedCitation":"(Puente Rolon 2012)","previouslyFormattedCitation":"(Puente Rolon 2012)"},"properties":{"noteIndex":0},"schema":"https://github.com/citation-style-language/schema/raw/master/csl-citation.json"}</w:instrText>
      </w:r>
      <w:r w:rsidR="004641A5">
        <w:rPr>
          <w:rFonts w:eastAsiaTheme="minorEastAsia"/>
          <w:vertAlign w:val="superscript"/>
        </w:rPr>
        <w:fldChar w:fldCharType="separate"/>
      </w:r>
      <w:r w:rsidR="004641A5" w:rsidRPr="004641A5">
        <w:rPr>
          <w:rFonts w:eastAsiaTheme="minorEastAsia"/>
          <w:noProof/>
        </w:rPr>
        <w:t>Puente</w:t>
      </w:r>
      <w:r w:rsidR="002B0335">
        <w:rPr>
          <w:rFonts w:eastAsiaTheme="minorEastAsia"/>
          <w:noProof/>
        </w:rPr>
        <w:t>-</w:t>
      </w:r>
      <w:r w:rsidR="004641A5" w:rsidRPr="004641A5">
        <w:rPr>
          <w:rFonts w:eastAsiaTheme="minorEastAsia"/>
          <w:noProof/>
        </w:rPr>
        <w:t>Rolon 2012</w:t>
      </w:r>
      <w:r w:rsidR="004641A5">
        <w:rPr>
          <w:rFonts w:eastAsiaTheme="minorEastAsia"/>
          <w:vertAlign w:val="superscript"/>
        </w:rPr>
        <w:fldChar w:fldCharType="end"/>
      </w:r>
    </w:p>
    <w:p w14:paraId="62227AA1" w14:textId="5EB410EB" w:rsidR="009002A2" w:rsidRPr="009002A2" w:rsidRDefault="009002A2" w:rsidP="00450657">
      <w:pPr>
        <w:spacing w:after="0" w:line="240" w:lineRule="auto"/>
        <w:rPr>
          <w:rFonts w:eastAsiaTheme="minorEastAsia"/>
        </w:rPr>
      </w:pPr>
      <w:r>
        <w:rPr>
          <w:rFonts w:eastAsiaTheme="minorEastAsia"/>
          <w:vertAlign w:val="superscript"/>
        </w:rPr>
        <w:t>d</w:t>
      </w:r>
      <w:r>
        <w:rPr>
          <w:rFonts w:eastAsiaTheme="minorEastAsia"/>
          <w:vertAlign w:val="superscript"/>
        </w:rPr>
        <w:fldChar w:fldCharType="begin" w:fldLock="1"/>
      </w:r>
      <w:r w:rsidR="00A30061">
        <w:rPr>
          <w:rFonts w:eastAsiaTheme="minorEastAsia"/>
          <w:vertAlign w:val="superscript"/>
        </w:rPr>
        <w:instrText>ADDIN CSL_CITATION {"citationItems":[{"id":"ITEM-1","itemData":{"DOI":"10.1111/j.1748-1090.1976.tb00134.x","ISSN":"0074-9664","author":[{"dropping-particle":"","family":"Huff","given":"Thomas A.","non-dropping-particle":"","parse-names":false,"suffix":""}],"container-title":"International Zoo Yearbook","id":"ITEM-1","issue":"1","issued":{"date-parts":[["1978"]]},"page":"81-82","title":"Breeding the Puerto Rican boa at the Reptile Breeding Foundation.","type":"article-journal","volume":"16"},"uris":["http://www.mendeley.com/documents/?uuid=7dfa10b4-5a75-4365-814b-6b9bfcc8be65"]}],"mendeley":{"formattedCitation":"(Huff 1978)","manualFormatting":"Huff 1978","plainTextFormattedCitation":"(Huff 1978)","previouslyFormattedCitation":"(Huff 1978)"},"properties":{"noteIndex":0},"schema":"https://github.com/citation-style-language/schema/raw/master/csl-citation.json"}</w:instrText>
      </w:r>
      <w:r>
        <w:rPr>
          <w:rFonts w:eastAsiaTheme="minorEastAsia"/>
          <w:vertAlign w:val="superscript"/>
        </w:rPr>
        <w:fldChar w:fldCharType="separate"/>
      </w:r>
      <w:r w:rsidRPr="009002A2">
        <w:rPr>
          <w:rFonts w:eastAsiaTheme="minorEastAsia"/>
          <w:noProof/>
        </w:rPr>
        <w:t>Huff 1978</w:t>
      </w:r>
      <w:r>
        <w:rPr>
          <w:rFonts w:eastAsiaTheme="minorEastAsia"/>
          <w:vertAlign w:val="superscript"/>
        </w:rPr>
        <w:fldChar w:fldCharType="end"/>
      </w:r>
    </w:p>
    <w:p w14:paraId="40C6B067" w14:textId="77777777" w:rsidR="00510D9F" w:rsidRDefault="00510D9F" w:rsidP="006D6A6C">
      <w:pPr>
        <w:spacing w:after="0" w:line="480" w:lineRule="auto"/>
        <w:rPr>
          <w:rFonts w:eastAsiaTheme="minorEastAsia"/>
        </w:rPr>
      </w:pPr>
    </w:p>
    <w:p w14:paraId="012B205E" w14:textId="36A1507A" w:rsidR="006508E6" w:rsidRPr="00450657" w:rsidRDefault="00903C5C" w:rsidP="00C0601F">
      <w:pPr>
        <w:spacing w:after="0" w:line="480" w:lineRule="auto"/>
        <w:ind w:firstLine="720"/>
        <w:rPr>
          <w:rFonts w:eastAsiaTheme="minorEastAsia"/>
        </w:rPr>
      </w:pPr>
      <w:r>
        <w:t>We used the stage-specific estimates of survival and growth to calculate the transition rates</w:t>
      </w:r>
      <w:r w:rsidR="00671B5F">
        <w:t xml:space="preserve"> </w:t>
      </w:r>
      <w:r>
        <w:rPr>
          <w:rFonts w:eastAsiaTheme="minorEastAsia"/>
        </w:rPr>
        <w:t xml:space="preserve">in the diagram and matrix in Figure 1. </w:t>
      </w:r>
      <w:r w:rsidR="00CB2972">
        <w:rPr>
          <w:rFonts w:eastAsiaTheme="minorEastAsia"/>
        </w:rPr>
        <w:t xml:space="preserve">These demographic rates are summarized in a matrix: </w:t>
      </w:r>
    </w:p>
    <w:p w14:paraId="424894B3" w14:textId="3A790FC6" w:rsidR="00CD2789" w:rsidRDefault="000D4659" w:rsidP="006D6A6C">
      <w:pPr>
        <w:spacing w:after="0" w:line="480" w:lineRule="auto"/>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YY</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Y</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J</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S</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A</m:t>
                        </m:r>
                      </m:sup>
                    </m:sSubSup>
                  </m:e>
                </m:mr>
              </m:m>
            </m:e>
          </m:d>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0.6</m:t>
                    </m:r>
                    <m:ctrlPr>
                      <w:rPr>
                        <w:rFonts w:ascii="Cambria Math" w:eastAsia="Cambria Math" w:hAnsi="Cambria Math" w:cs="Cambria Math"/>
                        <w:i/>
                      </w:rPr>
                    </m:ctrlPr>
                  </m:e>
                  <m:e>
                    <m:r>
                      <w:rPr>
                        <w:rFonts w:ascii="Cambria Math" w:eastAsia="Cambria Math" w:hAnsi="Cambria Math" w:cs="Cambria Math"/>
                      </w:rPr>
                      <m:t>1.35</m:t>
                    </m:r>
                    <m:ctrlPr>
                      <w:rPr>
                        <w:rFonts w:ascii="Cambria Math" w:eastAsia="Cambria Math" w:hAnsi="Cambria Math" w:cs="Cambria Math"/>
                        <w:i/>
                      </w:rPr>
                    </m:ctrlPr>
                  </m:e>
                </m:mr>
                <m:mr>
                  <m:e>
                    <m:r>
                      <w:rPr>
                        <w:rFonts w:ascii="Cambria Math" w:eastAsia="Cambria Math" w:hAnsi="Cambria Math" w:cs="Cambria Math"/>
                      </w:rPr>
                      <m:t>0.1</m:t>
                    </m:r>
                    <m:ctrlPr>
                      <w:rPr>
                        <w:rFonts w:ascii="Cambria Math" w:eastAsia="Cambria Math" w:hAnsi="Cambria Math" w:cs="Cambria Math"/>
                        <w:i/>
                      </w:rPr>
                    </m:ctrlPr>
                  </m:e>
                  <m:e>
                    <m:r>
                      <w:rPr>
                        <w:rFonts w:ascii="Cambria Math" w:hAnsi="Cambria Math"/>
                      </w:rPr>
                      <m:t>0.1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0.2</m:t>
                    </m:r>
                  </m:e>
                  <m:e>
                    <m:r>
                      <w:rPr>
                        <w:rFonts w:ascii="Cambria Math" w:hAnsi="Cambria Math"/>
                      </w:rPr>
                      <m:t>0.4</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0.54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e>
                    <m:r>
                      <w:rPr>
                        <w:rFonts w:ascii="Cambria Math" w:hAnsi="Cambria Math"/>
                      </w:rPr>
                      <m:t>0.18</m:t>
                    </m:r>
                    <m:ctrlPr>
                      <w:rPr>
                        <w:rFonts w:ascii="Cambria Math" w:eastAsia="Cambria Math" w:hAnsi="Cambria Math" w:cs="Cambria Math"/>
                        <w:i/>
                      </w:rPr>
                    </m:ctrlPr>
                  </m:e>
                  <m:e>
                    <m:r>
                      <w:rPr>
                        <w:rFonts w:ascii="Cambria Math" w:eastAsia="Cambria Math" w:hAnsi="Cambria Math" w:cs="Cambria Math"/>
                      </w:rPr>
                      <m:t>0.9</m:t>
                    </m:r>
                  </m:e>
                </m:mr>
              </m:m>
            </m:e>
          </m:d>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YY</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Y</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J</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S</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A</m:t>
                        </m:r>
                      </m:sup>
                    </m:sSubSup>
                  </m:e>
                </m:mr>
              </m:m>
            </m:e>
          </m:d>
        </m:oMath>
      </m:oMathPara>
    </w:p>
    <w:p w14:paraId="49EAE1BC" w14:textId="77777777" w:rsidR="009803A2" w:rsidRDefault="009803A2" w:rsidP="006D6A6C">
      <w:pPr>
        <w:spacing w:after="0" w:line="480" w:lineRule="auto"/>
        <w:rPr>
          <w:rFonts w:eastAsiaTheme="minorEastAsia"/>
        </w:rPr>
      </w:pPr>
    </w:p>
    <w:p w14:paraId="746B0DF4" w14:textId="11939B05" w:rsidR="0028015D" w:rsidRDefault="0028015D" w:rsidP="006D6A6C">
      <w:pPr>
        <w:spacing w:after="0" w:line="480" w:lineRule="auto"/>
        <w:rPr>
          <w:rFonts w:eastAsiaTheme="minorEastAsia"/>
        </w:rPr>
      </w:pPr>
      <w:r>
        <w:rPr>
          <w:rFonts w:eastAsiaTheme="minorEastAsia"/>
          <w:i/>
          <w:iCs/>
        </w:rPr>
        <w:t>Habitat Availability</w:t>
      </w:r>
    </w:p>
    <w:p w14:paraId="295E59BE" w14:textId="45253BED" w:rsidR="00B650C2" w:rsidRDefault="00B650C2" w:rsidP="00B650C2">
      <w:pPr>
        <w:spacing w:after="0" w:line="480" w:lineRule="auto"/>
        <w:ind w:firstLine="720"/>
        <w:rPr>
          <w:rFonts w:eastAsiaTheme="minorEastAsia"/>
        </w:rPr>
      </w:pPr>
      <w:r w:rsidRPr="00B650C2">
        <w:rPr>
          <w:rFonts w:eastAsiaTheme="minorEastAsia"/>
        </w:rPr>
        <w:t>The Puerto Rico GAP Analysis (Gould et al. 2008) developed habitat suitability models for a suite of species</w:t>
      </w:r>
      <w:r w:rsidR="00C0601F">
        <w:rPr>
          <w:rFonts w:eastAsiaTheme="minorEastAsia"/>
        </w:rPr>
        <w:t>. That analysis estimated a total of</w:t>
      </w:r>
      <w:r w:rsidRPr="00B650C2">
        <w:rPr>
          <w:rFonts w:eastAsiaTheme="minorEastAsia"/>
        </w:rPr>
        <w:t xml:space="preserve"> 414,379 ha of </w:t>
      </w:r>
      <w:r w:rsidR="00C0601F">
        <w:rPr>
          <w:rFonts w:eastAsiaTheme="minorEastAsia"/>
        </w:rPr>
        <w:t xml:space="preserve">suitable </w:t>
      </w:r>
      <w:r w:rsidRPr="00B650C2">
        <w:rPr>
          <w:rFonts w:eastAsiaTheme="minorEastAsia"/>
        </w:rPr>
        <w:t>habitat</w:t>
      </w:r>
      <w:r w:rsidR="00C0601F">
        <w:rPr>
          <w:rFonts w:eastAsiaTheme="minorEastAsia"/>
        </w:rPr>
        <w:t xml:space="preserve"> for the PR boa</w:t>
      </w:r>
      <w:r w:rsidRPr="00B650C2">
        <w:rPr>
          <w:rFonts w:eastAsiaTheme="minorEastAsia"/>
        </w:rPr>
        <w:t>. However, per USFWS recommendation, there are no clear records of PR boa above 700 m, so we only considered areas below 700 m to be suitable habitat</w:t>
      </w:r>
      <w:r w:rsidR="00C0601F">
        <w:rPr>
          <w:rFonts w:eastAsiaTheme="minorEastAsia"/>
        </w:rPr>
        <w:t xml:space="preserve">, resulting in </w:t>
      </w:r>
      <w:r w:rsidRPr="00B650C2">
        <w:rPr>
          <w:rFonts w:eastAsiaTheme="minorEastAsia"/>
        </w:rPr>
        <w:t>379,029 ha</w:t>
      </w:r>
      <w:r w:rsidR="00C0601F">
        <w:rPr>
          <w:rFonts w:eastAsiaTheme="minorEastAsia"/>
        </w:rPr>
        <w:t xml:space="preserve"> of habitat</w:t>
      </w:r>
      <w:r w:rsidRPr="00B650C2">
        <w:rPr>
          <w:rFonts w:eastAsiaTheme="minorEastAsia"/>
        </w:rPr>
        <w:t xml:space="preserve">. We were also interested in determining the proportion of habitat that fell in developed, urban areas, as experts believed boas experience different pressures in those areas (see </w:t>
      </w:r>
      <w:r w:rsidRPr="00C0601F">
        <w:rPr>
          <w:rFonts w:eastAsiaTheme="minorEastAsia"/>
          <w:i/>
          <w:iCs/>
        </w:rPr>
        <w:t>Differences Between Natural and Urban Habitat</w:t>
      </w:r>
      <w:r w:rsidRPr="00B650C2">
        <w:rPr>
          <w:rFonts w:eastAsiaTheme="minorEastAsia"/>
        </w:rPr>
        <w:t xml:space="preserve">, below). We used a raster dataset developed by Martinuzzi et al. (2007) to determine the proportion of suitable habitat falling within developed areas (Figure 2). </w:t>
      </w:r>
      <w:r w:rsidR="00C0601F">
        <w:rPr>
          <w:rFonts w:eastAsiaTheme="minorEastAsia"/>
        </w:rPr>
        <w:t>Martinuzzi et al. (2007)</w:t>
      </w:r>
      <w:r w:rsidRPr="00B650C2">
        <w:rPr>
          <w:rFonts w:eastAsiaTheme="minorEastAsia"/>
        </w:rPr>
        <w:t xml:space="preserve"> used remote sensing data and information from the U.S. Census Bureau to define three land use types</w:t>
      </w:r>
      <w:r w:rsidR="00C0601F">
        <w:rPr>
          <w:rFonts w:eastAsiaTheme="minorEastAsia"/>
        </w:rPr>
        <w:t xml:space="preserve"> across Puerto Rico</w:t>
      </w:r>
      <w:r w:rsidRPr="00B650C2">
        <w:rPr>
          <w:rFonts w:eastAsiaTheme="minorEastAsia"/>
        </w:rPr>
        <w:t>: urban, densely-populated rural, and sparsely-populated rural. Human persecution is a key threat to this species, so we considered habitat within sparsely populated areas to be “natural”, i.e. minimally disturbed, and habitat within either urban or densely populated areas to be “developed”. Of the estimated 379,029 ha of suitable habitat, 43% falls within developed areas</w:t>
      </w:r>
      <w:r w:rsidR="00C0601F">
        <w:rPr>
          <w:rFonts w:eastAsiaTheme="minorEastAsia"/>
        </w:rPr>
        <w:t xml:space="preserve"> (Figure 2)</w:t>
      </w:r>
      <w:r w:rsidRPr="00B650C2">
        <w:rPr>
          <w:rFonts w:eastAsiaTheme="minorEastAsia"/>
        </w:rPr>
        <w:t>.</w:t>
      </w:r>
    </w:p>
    <w:p w14:paraId="49D031C2" w14:textId="6BD4BC88" w:rsidR="00B650C2" w:rsidRDefault="00B650C2" w:rsidP="00B650C2">
      <w:pPr>
        <w:spacing w:after="0" w:line="480" w:lineRule="auto"/>
        <w:rPr>
          <w:rFonts w:eastAsiaTheme="minorEastAsia"/>
        </w:rPr>
      </w:pPr>
    </w:p>
    <w:p w14:paraId="1EA0EBCA" w14:textId="2E8BF203" w:rsidR="00AA518B" w:rsidRDefault="00B650C2" w:rsidP="00B650C2">
      <w:pPr>
        <w:spacing w:after="0" w:line="480" w:lineRule="auto"/>
        <w:rPr>
          <w:rFonts w:eastAsiaTheme="minorEastAsia"/>
        </w:rPr>
      </w:pPr>
      <w:r>
        <w:rPr>
          <w:rFonts w:eastAsiaTheme="minorEastAsia"/>
          <w:noProof/>
        </w:rPr>
        <w:lastRenderedPageBreak/>
        <w:drawing>
          <wp:inline distT="0" distB="0" distL="0" distR="0" wp14:anchorId="27A008EC" wp14:editId="0942ED4D">
            <wp:extent cx="5943600" cy="3250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a-habitat.png"/>
                    <pic:cNvPicPr/>
                  </pic:nvPicPr>
                  <pic:blipFill rotWithShape="1">
                    <a:blip r:embed="rId11" cstate="print">
                      <a:extLst>
                        <a:ext uri="{28A0092B-C50C-407E-A947-70E740481C1C}">
                          <a14:useLocalDpi xmlns:a14="http://schemas.microsoft.com/office/drawing/2010/main" val="0"/>
                        </a:ext>
                      </a:extLst>
                    </a:blip>
                    <a:srcRect t="22662"/>
                    <a:stretch/>
                  </pic:blipFill>
                  <pic:spPr bwMode="auto">
                    <a:xfrm>
                      <a:off x="0" y="0"/>
                      <a:ext cx="5943600" cy="3250565"/>
                    </a:xfrm>
                    <a:prstGeom prst="rect">
                      <a:avLst/>
                    </a:prstGeom>
                    <a:ln>
                      <a:noFill/>
                    </a:ln>
                    <a:extLst>
                      <a:ext uri="{53640926-AAD7-44D8-BBD7-CCE9431645EC}">
                        <a14:shadowObscured xmlns:a14="http://schemas.microsoft.com/office/drawing/2010/main"/>
                      </a:ext>
                    </a:extLst>
                  </pic:spPr>
                </pic:pic>
              </a:graphicData>
            </a:graphic>
          </wp:inline>
        </w:drawing>
      </w:r>
    </w:p>
    <w:p w14:paraId="7F1BD66E" w14:textId="77777777" w:rsidR="0049085E" w:rsidRDefault="0049085E" w:rsidP="00450657">
      <w:pPr>
        <w:spacing w:after="0" w:line="240" w:lineRule="auto"/>
        <w:rPr>
          <w:rFonts w:eastAsiaTheme="minorEastAsia"/>
          <w:b/>
          <w:bCs/>
        </w:rPr>
      </w:pPr>
    </w:p>
    <w:p w14:paraId="0BE40867" w14:textId="614CED75" w:rsidR="00AA518B" w:rsidRPr="00AA518B" w:rsidRDefault="00AA518B" w:rsidP="00450657">
      <w:pPr>
        <w:spacing w:after="0" w:line="240" w:lineRule="auto"/>
        <w:rPr>
          <w:rFonts w:eastAsiaTheme="minorEastAsia"/>
        </w:rPr>
      </w:pPr>
      <w:r>
        <w:rPr>
          <w:rFonts w:eastAsiaTheme="minorEastAsia"/>
          <w:b/>
          <w:bCs/>
        </w:rPr>
        <w:t xml:space="preserve">Figure </w:t>
      </w:r>
      <w:r w:rsidR="006A7B80">
        <w:rPr>
          <w:rFonts w:eastAsiaTheme="minorEastAsia"/>
          <w:b/>
          <w:bCs/>
        </w:rPr>
        <w:t>2</w:t>
      </w:r>
      <w:r>
        <w:rPr>
          <w:rFonts w:eastAsiaTheme="minorEastAsia"/>
          <w:b/>
          <w:bCs/>
        </w:rPr>
        <w:t>.</w:t>
      </w:r>
      <w:r>
        <w:rPr>
          <w:rFonts w:eastAsiaTheme="minorEastAsia"/>
        </w:rPr>
        <w:t xml:space="preserve"> </w:t>
      </w:r>
      <w:r w:rsidR="00B650C2">
        <w:rPr>
          <w:rFonts w:eastAsiaTheme="minorEastAsia"/>
        </w:rPr>
        <w:t>Habitat availability for Puerto Rican boas. Suitable habitat (green) was based on the PR Gap Analysis and only includes pixels at less than 700 m elevation. Land use raster based on remote sensing and U.S. Census Bureau data was used to determine the proportion of habitat falling within developed (urban and densely-population rural) versus natural (sparsely-populated rural) areas.</w:t>
      </w:r>
    </w:p>
    <w:p w14:paraId="03668336" w14:textId="330E7E2D" w:rsidR="002A06B5" w:rsidRDefault="002A06B5" w:rsidP="00E20A75">
      <w:pPr>
        <w:spacing w:after="0" w:line="480" w:lineRule="auto"/>
        <w:rPr>
          <w:rFonts w:eastAsiaTheme="minorEastAsia"/>
        </w:rPr>
      </w:pPr>
    </w:p>
    <w:p w14:paraId="567CBA8B" w14:textId="77777777" w:rsidR="00E20A75" w:rsidRPr="00AB6CC9" w:rsidRDefault="00E20A75" w:rsidP="00E20A75">
      <w:pPr>
        <w:spacing w:after="0" w:line="480" w:lineRule="auto"/>
        <w:rPr>
          <w:rFonts w:eastAsiaTheme="minorEastAsia"/>
          <w:i/>
          <w:iCs/>
        </w:rPr>
      </w:pPr>
      <w:r>
        <w:rPr>
          <w:rFonts w:eastAsiaTheme="minorEastAsia"/>
          <w:i/>
          <w:iCs/>
        </w:rPr>
        <w:t>Carrying Capacity</w:t>
      </w:r>
    </w:p>
    <w:p w14:paraId="3DA5A429" w14:textId="3FDC9E51" w:rsidR="00E20A75" w:rsidRDefault="00E20A75" w:rsidP="00E20A75">
      <w:pPr>
        <w:spacing w:after="0" w:line="480" w:lineRule="auto"/>
        <w:ind w:firstLine="720"/>
        <w:rPr>
          <w:rFonts w:eastAsiaTheme="minorEastAsia"/>
        </w:rPr>
      </w:pPr>
      <w:r>
        <w:rPr>
          <w:rFonts w:eastAsiaTheme="minorEastAsia"/>
        </w:rPr>
        <w:t>We imposed density dependence on this population in the form of a simple population ceiling</w:t>
      </w:r>
      <w:ins w:id="40" w:author="Conor McGowan" w:date="2020-01-08T14:56:00Z">
        <w:r w:rsidR="00BD62A3">
          <w:rPr>
            <w:rFonts w:eastAsiaTheme="minorEastAsia"/>
          </w:rPr>
          <w:t xml:space="preserve"> (Morris and Doak 2002)</w:t>
        </w:r>
      </w:ins>
      <w:r>
        <w:rPr>
          <w:rFonts w:eastAsiaTheme="minorEastAsia"/>
        </w:rPr>
        <w:t xml:space="preserve">. Published estimates of PR boa density range from 1-6 boas/ha </w:t>
      </w:r>
      <w:r>
        <w:rPr>
          <w:rFonts w:eastAsiaTheme="minorEastAsia"/>
        </w:rPr>
        <w:fldChar w:fldCharType="begin" w:fldLock="1"/>
      </w:r>
      <w:r>
        <w:rPr>
          <w:rFonts w:eastAsiaTheme="minorEastAsia"/>
        </w:rPr>
        <w:instrText>ADDIN CSL_CITATION {"citationItems":[{"id":"ITEM-1","itemData":{"author":[{"dropping-particle":"","family":"Mulero-Oliveras","given":"Eneilis S","non-dropping-particle":"","parse-names":false,"suffix":""}],"id":"ITEM-1","issued":{"date-parts":[["2019"]]},"publisher":"University of Puerto Rico","title":"Population and habitat utilization of the Puerto Rican boa (Chilabothrus inornatus) in an urban fragmented habitat.","type":"thesis"},"uris":["http://www.mendeley.com/documents/?uuid=0bdf07ac-1eaf-417c-a493-3bcaa580d7af"]}],"mendeley":{"formattedCitation":"(Mulero-Oliveras 2019)","plainTextFormattedCitation":"(Mulero-Oliveras 2019)","previouslyFormattedCitation":"(Mulero-Oliveras 2019)"},"properties":{"noteIndex":0},"schema":"https://github.com/citation-style-language/schema/raw/master/csl-citation.json"}</w:instrText>
      </w:r>
      <w:r>
        <w:rPr>
          <w:rFonts w:eastAsiaTheme="minorEastAsia"/>
        </w:rPr>
        <w:fldChar w:fldCharType="separate"/>
      </w:r>
      <w:r w:rsidRPr="00E47218">
        <w:rPr>
          <w:rFonts w:eastAsiaTheme="minorEastAsia"/>
          <w:noProof/>
        </w:rPr>
        <w:t>(Mulero-Oliveras 2019)</w:t>
      </w:r>
      <w:r>
        <w:rPr>
          <w:rFonts w:eastAsiaTheme="minorEastAsia"/>
        </w:rPr>
        <w:fldChar w:fldCharType="end"/>
      </w:r>
      <w:r>
        <w:rPr>
          <w:rFonts w:eastAsiaTheme="minorEastAsia"/>
        </w:rPr>
        <w:t xml:space="preserve">. If all available habitat was used (379,029 ha), this corresponds to a maximum population size ranging from 379,029 to </w:t>
      </w:r>
      <w:r w:rsidR="005A729A" w:rsidRPr="005A729A">
        <w:t>2,274,174</w:t>
      </w:r>
      <w:r w:rsidR="005A729A">
        <w:t xml:space="preserve"> </w:t>
      </w:r>
      <w:r>
        <w:rPr>
          <w:rFonts w:eastAsiaTheme="minorEastAsia"/>
        </w:rPr>
        <w:t>individuals. Although some studies have estimated higher boa densities in some areas (6 boas/ha</w:t>
      </w:r>
      <w:r w:rsidR="009803A2">
        <w:rPr>
          <w:rFonts w:eastAsiaTheme="minorEastAsia"/>
        </w:rPr>
        <w:t xml:space="preserve">, </w:t>
      </w:r>
      <w:r w:rsidR="009803A2">
        <w:rPr>
          <w:rFonts w:eastAsiaTheme="minorEastAsia"/>
        </w:rPr>
        <w:fldChar w:fldCharType="begin" w:fldLock="1"/>
      </w:r>
      <w:r w:rsidR="009803A2">
        <w:rPr>
          <w:rFonts w:eastAsiaTheme="minorEastAsia"/>
        </w:rPr>
        <w:instrText>ADDIN CSL_CITATION {"citationItems":[{"id":"ITEM-1","itemData":{"author":[{"dropping-particle":"","family":"Tolson","given":"P.J.","non-dropping-particle":"","parse-names":false,"suffix":""}],"id":"ITEM-1","issued":{"date-parts":[["1997"]]},"publisher-place":"Puerta de Tierra, Puerto Rico","title":"Population census and habitat assessment for the Puerto Rican boa, Epicrates inornatus, at the U.S. Naval Security Group Activity, Sabana Seca, Puerto Rico. Final Report.","type":"report"},"uris":["http://www.mendeley.com/documents/?uuid=3df3c4b5-44c6-4d30-bbbd-9b741d63ba2c"]},{"id":"ITEM-2","itemData":{"DOI":"10.1655/0018-0831(2007)63[35:hddss]2.0.co;2","ISSN":"0018-0831","abstract":"Concepts of vertebrate succession in terrestrial habitats are based mainly on studies of birds and mammals. To provide a broader understanding of vertebrate succession and the organization of species assemblage, we studied the development of a herpetofaunal assemblage in a reforestation project. We sampled herpetofauna monthly between February 2001 and March 2002 and between June and September 2003 in a reforested limestone valley, and compared the composition and structure of the species assemblage in this valley with three reference sites and a deforested valley in a limestone region of Puerto Rico. In the reforested valley, the increase in vegetation heterogeneity and the decrease in microclimate variability facilitated herpetofaunal succession. Species richness increased rapidly from three to eleven species in 13 mo, with predatory species colonizing the reforested valley by the end of the study. The trophic structure changed more slowly with the density of individuals of (1) arboreal species increasing with increased woody vegetation cover, and (2) predatory species increasing with increased prey density. The pattern of herpetofaunal succession can be described by an assembly rule that considers microclimate as an important controller for the development of the species assembly. We suggest that including microclimate in assembly rules can help us broaden our understanding of factors that determine vertebrate succession in terrestrial habitats. CR - Copyright &amp;#169; 2007 Herpetologists' League","author":[{"dropping-particle":"","family":"Rios-López","given":"Neftalí","non-dropping-particle":"","parse-names":false,"suffix":""},{"dropping-particle":"","family":"Aide","given":"T. Mitchell","non-dropping-particle":"","parse-names":false,"suffix":""}],"container-title":"Herpetologica","id":"ITEM-2","issue":"1","issued":{"date-parts":[["2007"]]},"page":"35-50","title":"Herpetofaunal Dynamics During Secondary Succession","type":"article-journal","volume":"63"},"uris":["http://www.mendeley.com/documents/?uuid=2652e969-c3ba-42ed-84c5-6b51097b32a2"]}],"mendeley":{"formattedCitation":"(Tolson 1997, Rios-López and Aide 2007)","plainTextFormattedCitation":"(Tolson 1997, Rios-López and Aide 2007)","previouslyFormattedCitation":"(Tolson 1997, Rios-López and Mitchell Aide 2007)"},"properties":{"noteIndex":0},"schema":"https://github.com/citation-style-language/schema/raw/master/csl-citation.json"}</w:instrText>
      </w:r>
      <w:r w:rsidR="009803A2">
        <w:rPr>
          <w:rFonts w:eastAsiaTheme="minorEastAsia"/>
        </w:rPr>
        <w:fldChar w:fldCharType="separate"/>
      </w:r>
      <w:r w:rsidR="009803A2" w:rsidRPr="009803A2">
        <w:rPr>
          <w:rFonts w:eastAsiaTheme="minorEastAsia"/>
          <w:noProof/>
        </w:rPr>
        <w:t>(Tolson 1997, Rios-López and Aide 2007)</w:t>
      </w:r>
      <w:r w:rsidR="009803A2">
        <w:rPr>
          <w:rFonts w:eastAsiaTheme="minorEastAsia"/>
        </w:rPr>
        <w:fldChar w:fldCharType="end"/>
      </w:r>
      <w:r>
        <w:rPr>
          <w:rFonts w:eastAsiaTheme="minorEastAsia"/>
        </w:rPr>
        <w:t xml:space="preserve">), all available estimates are from the northern part of the range where habitat is higher quality and densities are </w:t>
      </w:r>
      <w:r w:rsidR="00A22471">
        <w:rPr>
          <w:rFonts w:eastAsiaTheme="minorEastAsia"/>
        </w:rPr>
        <w:t xml:space="preserve">likely </w:t>
      </w:r>
      <w:r>
        <w:rPr>
          <w:rFonts w:eastAsiaTheme="minorEastAsia"/>
        </w:rPr>
        <w:t>greater</w:t>
      </w:r>
      <w:r w:rsidR="00A22471">
        <w:rPr>
          <w:rFonts w:eastAsiaTheme="minorEastAsia"/>
        </w:rPr>
        <w:t xml:space="preserve"> than in the southwest. </w:t>
      </w:r>
      <w:r>
        <w:rPr>
          <w:rFonts w:eastAsiaTheme="minorEastAsia"/>
        </w:rPr>
        <w:t>To account for variation in density and habitat quality across the island, we chose to set the maximum island-wide density at 3 boas/ha</w:t>
      </w:r>
      <w:r w:rsidR="005A729A">
        <w:rPr>
          <w:rFonts w:eastAsiaTheme="minorEastAsia"/>
        </w:rPr>
        <w:t xml:space="preserve">, for a maximum carrying capacity of </w:t>
      </w:r>
      <w:r w:rsidR="005A729A" w:rsidRPr="005C075B">
        <w:t>1,137,087</w:t>
      </w:r>
      <w:r w:rsidR="005A729A">
        <w:t xml:space="preserve"> boas</w:t>
      </w:r>
      <w:r>
        <w:rPr>
          <w:rFonts w:eastAsiaTheme="minorEastAsia"/>
        </w:rPr>
        <w:t xml:space="preserve">. We compared model outputs for simulations with varying maximum densities and found that these </w:t>
      </w:r>
      <w:r>
        <w:rPr>
          <w:rFonts w:eastAsiaTheme="minorEastAsia"/>
        </w:rPr>
        <w:lastRenderedPageBreak/>
        <w:t xml:space="preserve">input values had </w:t>
      </w:r>
      <w:r w:rsidR="00A22471">
        <w:rPr>
          <w:rFonts w:eastAsiaTheme="minorEastAsia"/>
        </w:rPr>
        <w:t>little to no</w:t>
      </w:r>
      <w:r>
        <w:rPr>
          <w:rFonts w:eastAsiaTheme="minorEastAsia"/>
        </w:rPr>
        <w:t xml:space="preserve"> effect on </w:t>
      </w:r>
      <w:r w:rsidR="00A22471">
        <w:rPr>
          <w:rFonts w:eastAsiaTheme="minorEastAsia"/>
        </w:rPr>
        <w:t xml:space="preserve">resulting </w:t>
      </w:r>
      <w:r>
        <w:rPr>
          <w:rFonts w:eastAsiaTheme="minorEastAsia"/>
        </w:rPr>
        <w:t>probabilities of population growth or quasi-extinction (Appendix B).</w:t>
      </w:r>
    </w:p>
    <w:p w14:paraId="16977F2E" w14:textId="2AB9F692" w:rsidR="00E20A75" w:rsidRDefault="00E20A75" w:rsidP="00E20A75">
      <w:pPr>
        <w:spacing w:after="0" w:line="480" w:lineRule="auto"/>
        <w:ind w:firstLine="720"/>
        <w:rPr>
          <w:rFonts w:eastAsiaTheme="minorEastAsia"/>
        </w:rPr>
      </w:pPr>
      <w:r>
        <w:rPr>
          <w:rFonts w:eastAsiaTheme="minorEastAsia"/>
        </w:rPr>
        <w:t>For each model replication, we randomly drew a carrying capacity from a Uniform distribution bounded by this minimum and maximum. We assumed that reproduction would cease if the ceiling was reached, and therefore imposed a rule that set fecundity equal to zero if the total population size reached</w:t>
      </w:r>
      <w:ins w:id="41" w:author="Conor McGowan" w:date="2020-01-08T14:55:00Z">
        <w:r w:rsidR="00BD62A3">
          <w:rPr>
            <w:rFonts w:eastAsiaTheme="minorEastAsia"/>
          </w:rPr>
          <w:t xml:space="preserve"> (or exceeded)</w:t>
        </w:r>
      </w:ins>
      <w:r>
        <w:rPr>
          <w:rFonts w:eastAsiaTheme="minorEastAsia"/>
        </w:rPr>
        <w:t xml:space="preserve"> the ceiling. </w:t>
      </w:r>
      <w:del w:id="42" w:author="Conor McGowan" w:date="2020-01-08T14:57:00Z">
        <w:r w:rsidDel="00BD62A3">
          <w:rPr>
            <w:rFonts w:eastAsiaTheme="minorEastAsia"/>
          </w:rPr>
          <w:delText xml:space="preserve">This approach is a simplified model of how carrying capacity would affect population demographics. </w:delText>
        </w:r>
      </w:del>
      <w:r>
        <w:rPr>
          <w:rFonts w:eastAsiaTheme="minorEastAsia"/>
        </w:rPr>
        <w:t xml:space="preserve">It </w:t>
      </w:r>
      <w:r w:rsidR="00652A44">
        <w:rPr>
          <w:rFonts w:eastAsiaTheme="minorEastAsia"/>
        </w:rPr>
        <w:t xml:space="preserve">is </w:t>
      </w:r>
      <w:r>
        <w:rPr>
          <w:rFonts w:eastAsiaTheme="minorEastAsia"/>
        </w:rPr>
        <w:t xml:space="preserve">likely that approaching and exceeding carrying capacity would affect multiple demographic processes, but we do not have data to estimate these effects and so implementing a simple fecundity reduction ceiling function allows us to limit population growth without speculating on the functional form of density dependence </w:t>
      </w:r>
      <w:r>
        <w:rPr>
          <w:rFonts w:eastAsiaTheme="minorEastAsia"/>
        </w:rPr>
        <w:fldChar w:fldCharType="begin" w:fldLock="1"/>
      </w:r>
      <w:r>
        <w:rPr>
          <w:rFonts w:eastAsiaTheme="minorEastAsia"/>
        </w:rPr>
        <w:instrText>ADDIN CSL_CITATION {"citationItems":[{"id":"ITEM-1","itemData":{"DOI":"10.1016/j.gecco.2017.09.004","ISSN":"23519894","abstract":"Assessment of a species’ status is a key part of management decision making for endangered and threatened species under the U.S. Endangered Species Act. Predicting the future state of the species is an essential part of species status assessment, and projection models can play an important role in developing predictions. We built a stochastic simulation model that incorporated parametric and environmental uncertainty to predict the probable future status of the Sonoran desert tortoise in the southwestern United States and North Central Mexico. Sonoran desert tortoise was a Candidate species for listing under the Endangered Species Act, and decision makers wanted to use model predictions in their decision making process. The model accounted for future habitat loss and possible effects of climate change induced droughts to predict future population growth rates, abundances, and quasi-extinction probabilities. Our model predicts that the population will likely decline over the next few decades, but there is very low probability of quasi-extinction less than 75 years into the future. Increases in drought frequency and intensity may increase extinction risk for the species. Our model helped decision makers predict and characterize uncertainty about the future status of the species in their listing decision. We incorporated complex ecological processes (e.g., climate change effects on tortoises) in transparent and explicit ways tailored to support decision making processes related to endangered species.","author":[{"dropping-particle":"","family":"McGowan","given":"Conor P.","non-dropping-particle":"","parse-names":false,"suffix":""},{"dropping-particle":"","family":"Allan","given":"Nathan","non-dropping-particle":"","parse-names":false,"suffix":""},{"dropping-particle":"","family":"Servoss","given":"Jeff","non-dropping-particle":"","parse-names":false,"suffix":""},{"dropping-particle":"","family":"Hedwall","given":"Shaula","non-dropping-particle":"","parse-names":false,"suffix":""},{"dropping-particle":"","family":"Wooldridge","given":"Brian","non-dropping-particle":"","parse-names":false,"suffix":""}],"container-title":"Global Ecology and Conservation","id":"ITEM-1","issued":{"date-parts":[["2017"]]},"page":"119-130","publisher":"Elsevier Ltd","title":"Incorporating population viability models into species status assessment and listing decisions under the U.S. Endangered Species Act","type":"article-journal","volume":"12"},"uris":["http://www.mendeley.com/documents/?uuid=0ad35e70-e660-4fc0-ae24-46052b312e7f"]},{"id":"ITEM-2","itemData":{"author":[{"dropping-particle":"","family":"Morris","given":"William F.","non-dropping-particle":"","parse-names":false,"suffix":""},{"dropping-particle":"","family":"Doak","given":"Daniel F.","non-dropping-particle":"","parse-names":false,"suffix":""}],"id":"ITEM-2","issued":{"date-parts":[["2002"]]},"publisher":"Sinauer Associates, Inc.","publisher-place":"Sunderland, MA, USA","title":"Quantitative Conservation Biology","type":"book"},"uris":["http://www.mendeley.com/documents/?uuid=ac5d1aed-57c4-492c-8300-28e17c879ac3"]}],"mendeley":{"formattedCitation":"(Morris and Doak 2002, McGowan et al. 2017)","plainTextFormattedCitation":"(Morris and Doak 2002, McGowan et al. 2017)","previouslyFormattedCitation":"(Morris and Doak 2002, McGowan et al. 2017)"},"properties":{"noteIndex":0},"schema":"https://github.com/citation-style-language/schema/raw/master/csl-citation.json"}</w:instrText>
      </w:r>
      <w:r>
        <w:rPr>
          <w:rFonts w:eastAsiaTheme="minorEastAsia"/>
        </w:rPr>
        <w:fldChar w:fldCharType="separate"/>
      </w:r>
      <w:r w:rsidRPr="00AC17E0">
        <w:rPr>
          <w:rFonts w:eastAsiaTheme="minorEastAsia"/>
          <w:noProof/>
        </w:rPr>
        <w:t>(Morris and Doak 2002, McGowan et al. 2017)</w:t>
      </w:r>
      <w:r>
        <w:rPr>
          <w:rFonts w:eastAsiaTheme="minorEastAsia"/>
        </w:rPr>
        <w:fldChar w:fldCharType="end"/>
      </w:r>
      <w:r>
        <w:rPr>
          <w:rFonts w:eastAsiaTheme="minorEastAsia"/>
        </w:rPr>
        <w:t xml:space="preserve">. </w:t>
      </w:r>
    </w:p>
    <w:p w14:paraId="4CF6C9B9" w14:textId="77777777" w:rsidR="00E20A75" w:rsidRDefault="00E20A75" w:rsidP="00E20A75">
      <w:pPr>
        <w:spacing w:after="0" w:line="480" w:lineRule="auto"/>
        <w:rPr>
          <w:rFonts w:eastAsiaTheme="minorEastAsia"/>
        </w:rPr>
      </w:pPr>
    </w:p>
    <w:p w14:paraId="32A59905" w14:textId="77777777" w:rsidR="00E20A75" w:rsidRPr="002A06B5" w:rsidRDefault="00E20A75" w:rsidP="00E20A75">
      <w:pPr>
        <w:spacing w:after="0" w:line="480" w:lineRule="auto"/>
        <w:rPr>
          <w:rFonts w:eastAsiaTheme="minorEastAsia"/>
          <w:i/>
        </w:rPr>
      </w:pPr>
      <w:r>
        <w:rPr>
          <w:rFonts w:eastAsiaTheme="minorEastAsia"/>
          <w:i/>
        </w:rPr>
        <w:t>Initial Population Size</w:t>
      </w:r>
    </w:p>
    <w:p w14:paraId="15EC345A" w14:textId="30EEF4C3" w:rsidR="00E20A75" w:rsidRDefault="00E20A75" w:rsidP="009803A2">
      <w:pPr>
        <w:spacing w:after="0" w:line="480" w:lineRule="auto"/>
        <w:ind w:firstLine="720"/>
        <w:rPr>
          <w:rFonts w:eastAsiaTheme="minorEastAsia"/>
        </w:rPr>
      </w:pPr>
      <w:r>
        <w:rPr>
          <w:rFonts w:eastAsiaTheme="minorEastAsia"/>
        </w:rPr>
        <w:t xml:space="preserve">The current population size of PR boas is unknown, and little data exists to inform estimates of current abundance. Therefore, for each model replication, we randomly drew an initial population size from a predetermined range. The range for possible current abundance was estimated using published estimates of boa density and input from the expert team, and we assumed a range of 0.1 to 0.5 boas/ha across all available habitat as a starting density, which corresponds to a range of 37,903 to </w:t>
      </w:r>
      <w:r>
        <w:t xml:space="preserve">189,515 </w:t>
      </w:r>
      <w:r>
        <w:rPr>
          <w:rFonts w:eastAsiaTheme="minorEastAsia"/>
        </w:rPr>
        <w:t xml:space="preserve">boas in the current population. We chose a maximum current density lower than that estimated by published studies from the north (up to </w:t>
      </w:r>
      <w:r w:rsidR="005A729A">
        <w:rPr>
          <w:rFonts w:eastAsiaTheme="minorEastAsia"/>
        </w:rPr>
        <w:t>6</w:t>
      </w:r>
      <w:r>
        <w:rPr>
          <w:rFonts w:eastAsiaTheme="minorEastAsia"/>
        </w:rPr>
        <w:t xml:space="preserve"> boas/ha) to account for the fact that densities are likely lower in other parts of the range. </w:t>
      </w:r>
      <w:commentRangeStart w:id="43"/>
      <w:r w:rsidR="005A729A">
        <w:rPr>
          <w:rFonts w:eastAsiaTheme="minorEastAsia"/>
        </w:rPr>
        <w:t xml:space="preserve">We assumed that the population started at the stable stage distribution, calculated using the popbio package for R </w:t>
      </w:r>
      <w:commentRangeEnd w:id="43"/>
      <w:r w:rsidR="00DC3F89">
        <w:rPr>
          <w:rStyle w:val="CommentReference"/>
        </w:rPr>
        <w:commentReference w:id="43"/>
      </w:r>
      <w:r w:rsidR="005A729A">
        <w:rPr>
          <w:rFonts w:eastAsiaTheme="minorEastAsia"/>
        </w:rPr>
        <w:fldChar w:fldCharType="begin" w:fldLock="1"/>
      </w:r>
      <w:r w:rsidR="005A729A">
        <w:rPr>
          <w:rFonts w:eastAsiaTheme="minorEastAsia"/>
        </w:rPr>
        <w:instrText>ADDIN CSL_CITATION {"citationItems":[{"id":"ITEM-1","itemData":{"author":[{"dropping-particle":"","family":"Stubben","given":"Chris","non-dropping-particle":"","parse-names":false,"suffix":""},{"dropping-particle":"","family":"Milligan","given":"Brook","non-dropping-particle":"","parse-names":false,"suffix":""}],"container-title":"Journal of Statistical Software","id":"ITEM-1","issue":"11","issued":{"date-parts":[["2007"]]},"title":"Estimating and Analyzing Demographic Models Using the popbio package in R","type":"article-journal","volume":"22"},"uris":["http://www.mendeley.com/documents/?uuid=f740e7e2-f83e-4050-9600-efc494a3afba"]},{"id":"ITEM-2","itemData":{"author":[{"dropping-particle":"","family":"R Core Team","given":"","non-dropping-particle":"","parse-names":false,"suffix":""}],"id":"ITEM-2","issued":{"date-parts":[["2016"]]},"number":"3.0.2","publisher":"R Foundation for Statistical Computing","publisher-place":"Vienna, Austria","title":"R: A language and environment for statistical computing","type":"article"},"uris":["http://www.mendeley.com/documents/?uuid=e7970719-5c79-4502-b860-303fa7e3ebcd"]}],"mendeley":{"formattedCitation":"(Stubben and Milligan 2007, R Core Team 2016)","plainTextFormattedCitation":"(Stubben and Milligan 2007, R Core Team 2016)","previouslyFormattedCitation":"(Stubben and Milligan 2007, R Core Team 2016)"},"properties":{"noteIndex":0},"schema":"https://github.com/citation-style-language/schema/raw/master/csl-citation.json"}</w:instrText>
      </w:r>
      <w:r w:rsidR="005A729A">
        <w:rPr>
          <w:rFonts w:eastAsiaTheme="minorEastAsia"/>
        </w:rPr>
        <w:fldChar w:fldCharType="separate"/>
      </w:r>
      <w:r w:rsidR="005A729A" w:rsidRPr="00E47218">
        <w:rPr>
          <w:rFonts w:eastAsiaTheme="minorEastAsia"/>
          <w:noProof/>
        </w:rPr>
        <w:t>(Stubben and Milligan 2007, R Core Team 2016)</w:t>
      </w:r>
      <w:r w:rsidR="005A729A">
        <w:rPr>
          <w:rFonts w:eastAsiaTheme="minorEastAsia"/>
        </w:rPr>
        <w:fldChar w:fldCharType="end"/>
      </w:r>
      <w:r w:rsidR="005A729A">
        <w:rPr>
          <w:rFonts w:eastAsiaTheme="minorEastAsia"/>
        </w:rPr>
        <w:t xml:space="preserve">. </w:t>
      </w:r>
      <w:r>
        <w:rPr>
          <w:rFonts w:eastAsiaTheme="minorEastAsia"/>
        </w:rPr>
        <w:t>The final population size depends in part on the initial population size, so we present projection results as the change in population size from the first year.</w:t>
      </w:r>
    </w:p>
    <w:p w14:paraId="7B488AB0" w14:textId="4E98B5E7" w:rsidR="00217027" w:rsidRDefault="00217027" w:rsidP="00E20A75">
      <w:pPr>
        <w:spacing w:after="0" w:line="480" w:lineRule="auto"/>
        <w:rPr>
          <w:rFonts w:eastAsiaTheme="minorEastAsia"/>
        </w:rPr>
      </w:pPr>
    </w:p>
    <w:p w14:paraId="5387439F" w14:textId="7441EA0D" w:rsidR="00AC17E0" w:rsidRPr="00AC17E0" w:rsidRDefault="00AC17E0" w:rsidP="00E20A75">
      <w:pPr>
        <w:spacing w:after="0" w:line="480" w:lineRule="auto"/>
        <w:rPr>
          <w:rFonts w:eastAsiaTheme="minorEastAsia"/>
        </w:rPr>
      </w:pPr>
      <w:r>
        <w:rPr>
          <w:rFonts w:eastAsiaTheme="minorEastAsia"/>
          <w:i/>
          <w:iCs/>
        </w:rPr>
        <w:t>Uncertainty in Demographic Rates</w:t>
      </w:r>
    </w:p>
    <w:p w14:paraId="716B21C3" w14:textId="695742FF" w:rsidR="00217027" w:rsidRDefault="00217027" w:rsidP="00450657">
      <w:pPr>
        <w:spacing w:after="0" w:line="480" w:lineRule="auto"/>
        <w:ind w:firstLine="720"/>
        <w:rPr>
          <w:rFonts w:eastAsiaTheme="minorEastAsia"/>
        </w:rPr>
      </w:pPr>
      <w:r>
        <w:rPr>
          <w:rFonts w:eastAsiaTheme="minorEastAsia"/>
        </w:rPr>
        <w:t>At the expert meeting described above the team approximated the average value of each rate, but we did not conduct a formal elicitation to obtain estimates of uncertainty in those estimates</w:t>
      </w:r>
      <w:r w:rsidR="00AC17E0">
        <w:rPr>
          <w:rFonts w:eastAsiaTheme="minorEastAsia"/>
        </w:rPr>
        <w:t xml:space="preserve"> </w:t>
      </w:r>
      <w:r w:rsidR="00AC17E0">
        <w:rPr>
          <w:rFonts w:eastAsiaTheme="minorEastAsia"/>
        </w:rPr>
        <w:fldChar w:fldCharType="begin" w:fldLock="1"/>
      </w:r>
      <w:r w:rsidR="00AC17E0">
        <w:rPr>
          <w:rFonts w:eastAsiaTheme="minorEastAsia"/>
        </w:rPr>
        <w:instrText>ADDIN CSL_CITATION {"citationItems":[{"id":"ITEM-1","itemData":{"author":[{"dropping-particle":"","family":"Burgman","given":"Mark A.","non-dropping-particle":"","parse-names":false,"suffix":""}],"id":"ITEM-1","issued":{"date-parts":[["2005"]]},"publisher":"Cambridge University Press","publisher-place":"Cambridge, UK","title":"Risks and Decisions for Conservation and Environmental Management","type":"book"},"uris":["http://www.mendeley.com/documents/?uuid=b9c88688-2a0d-41b6-8d00-5268ffa6e311"]}],"mendeley":{"formattedCitation":"(Burgman 2005)","plainTextFormattedCitation":"(Burgman 2005)","previouslyFormattedCitation":"(Burgman 2005)"},"properties":{"noteIndex":0},"schema":"https://github.com/citation-style-language/schema/raw/master/csl-citation.json"}</w:instrText>
      </w:r>
      <w:r w:rsidR="00AC17E0">
        <w:rPr>
          <w:rFonts w:eastAsiaTheme="minorEastAsia"/>
        </w:rPr>
        <w:fldChar w:fldCharType="separate"/>
      </w:r>
      <w:r w:rsidR="00AC17E0" w:rsidRPr="00AC17E0">
        <w:rPr>
          <w:rFonts w:eastAsiaTheme="minorEastAsia"/>
          <w:noProof/>
        </w:rPr>
        <w:t>(Burgman 2005)</w:t>
      </w:r>
      <w:r w:rsidR="00AC17E0">
        <w:rPr>
          <w:rFonts w:eastAsiaTheme="minorEastAsia"/>
        </w:rPr>
        <w:fldChar w:fldCharType="end"/>
      </w:r>
      <w:r>
        <w:rPr>
          <w:rFonts w:eastAsiaTheme="minorEastAsia"/>
        </w:rPr>
        <w:t xml:space="preserve">. </w:t>
      </w:r>
      <w:ins w:id="44" w:author="Conor McGowan" w:date="2020-01-08T15:04:00Z">
        <w:r w:rsidR="00DC3F89">
          <w:rPr>
            <w:rFonts w:eastAsiaTheme="minorEastAsia"/>
          </w:rPr>
          <w:t xml:space="preserve">We followed the recommendations of McGowan et al. (2011) to introduce parametric uncertainty into the replicates of our model simulations. </w:t>
        </w:r>
      </w:ins>
      <w:r>
        <w:rPr>
          <w:rFonts w:eastAsiaTheme="minorEastAsia"/>
        </w:rPr>
        <w:t>To incorporate uncertainty in our estimates of the average demographic rates, we assumed</w:t>
      </w:r>
      <w:r w:rsidR="002B0335">
        <w:rPr>
          <w:rFonts w:eastAsiaTheme="minorEastAsia"/>
        </w:rPr>
        <w:t xml:space="preserve"> that</w:t>
      </w:r>
      <w:r w:rsidR="00AC17E0">
        <w:rPr>
          <w:rFonts w:eastAsiaTheme="minorEastAsia"/>
        </w:rPr>
        <w:t xml:space="preserve"> the error in our mean estimate was </w:t>
      </w:r>
      <w:r>
        <w:rPr>
          <w:rFonts w:eastAsiaTheme="minorEastAsia"/>
        </w:rPr>
        <w:t xml:space="preserve">15% </w:t>
      </w:r>
      <w:r w:rsidR="002B0335">
        <w:rPr>
          <w:rFonts w:eastAsiaTheme="minorEastAsia"/>
        </w:rPr>
        <w:t xml:space="preserve">of the average value approximated by the team. For example, the team estimated average adult survival probability as 0.9, so we assumed a standard deviation of </w:t>
      </w:r>
      <m:oMath>
        <m:r>
          <w:rPr>
            <w:rFonts w:ascii="Cambria Math" w:eastAsiaTheme="minorEastAsia" w:hAnsi="Cambria Math"/>
          </w:rPr>
          <m:t>0.9*0.15=0.135</m:t>
        </m:r>
      </m:oMath>
      <w:r w:rsidR="002B0335">
        <w:rPr>
          <w:rFonts w:eastAsiaTheme="minorEastAsia"/>
        </w:rPr>
        <w:t xml:space="preserve">. </w:t>
      </w:r>
      <w:r>
        <w:rPr>
          <w:rFonts w:eastAsiaTheme="minorEastAsia"/>
        </w:rPr>
        <w:t>For each transition probability, we randomly drew an average value for each iteration from a Beta distribution, using the method-of-moments method to c</w:t>
      </w:r>
      <w:ins w:id="45" w:author="Conor McGowan" w:date="2020-01-08T15:02:00Z">
        <w:r w:rsidR="00DC3F89">
          <w:rPr>
            <w:rFonts w:eastAsiaTheme="minorEastAsia"/>
          </w:rPr>
          <w:t>onver the mean and standard deviation into beta distribution</w:t>
        </w:r>
      </w:ins>
      <w:del w:id="46" w:author="Conor McGowan" w:date="2020-01-08T15:02:00Z">
        <w:r w:rsidDel="00DC3F89">
          <w:rPr>
            <w:rFonts w:eastAsiaTheme="minorEastAsia"/>
          </w:rPr>
          <w:delText>alculate</w:delText>
        </w:r>
      </w:del>
      <w:r>
        <w:rPr>
          <w:rFonts w:eastAsiaTheme="minorEastAsia"/>
        </w:rPr>
        <w:t xml:space="preserve"> the shape parameters</w:t>
      </w:r>
      <w:ins w:id="47" w:author="Conor McGowan" w:date="2020-01-08T15:03:00Z">
        <w:r w:rsidR="00DC3F89">
          <w:rPr>
            <w:rFonts w:eastAsiaTheme="minorEastAsia"/>
          </w:rPr>
          <w:t xml:space="preserve"> (Morris and Doak)</w:t>
        </w:r>
      </w:ins>
      <w:r>
        <w:rPr>
          <w:rFonts w:eastAsiaTheme="minorEastAsia"/>
        </w:rPr>
        <w:t>. For the fecundity rates, we randomly drew an average value from a Log-normal distribution</w:t>
      </w:r>
      <w:ins w:id="48" w:author="Conor McGowan" w:date="2020-01-08T15:03:00Z">
        <w:r w:rsidR="00DC3F89">
          <w:rPr>
            <w:rFonts w:eastAsiaTheme="minorEastAsia"/>
          </w:rPr>
          <w:t xml:space="preserve"> (Morris and Doak 2002)</w:t>
        </w:r>
      </w:ins>
      <w:r>
        <w:rPr>
          <w:rFonts w:eastAsiaTheme="minorEastAsia"/>
        </w:rPr>
        <w:t xml:space="preserve">. </w:t>
      </w:r>
    </w:p>
    <w:p w14:paraId="2B3F87AE" w14:textId="3F44EE9C" w:rsidR="00CB2972" w:rsidRDefault="00CB2972" w:rsidP="006D6A6C">
      <w:pPr>
        <w:spacing w:after="0" w:line="480" w:lineRule="auto"/>
        <w:rPr>
          <w:rFonts w:eastAsiaTheme="minorEastAsia"/>
        </w:rPr>
      </w:pPr>
    </w:p>
    <w:p w14:paraId="579E4B24" w14:textId="0B944D62" w:rsidR="00CB2972" w:rsidRDefault="00CB2972" w:rsidP="006D6A6C">
      <w:pPr>
        <w:spacing w:after="0" w:line="480" w:lineRule="auto"/>
        <w:rPr>
          <w:rFonts w:eastAsiaTheme="minorEastAsia"/>
        </w:rPr>
      </w:pPr>
      <w:r>
        <w:rPr>
          <w:rFonts w:eastAsiaTheme="minorEastAsia"/>
          <w:i/>
        </w:rPr>
        <w:t>Temporal Variation in Demographic Rates</w:t>
      </w:r>
    </w:p>
    <w:p w14:paraId="4402AE2A" w14:textId="40B22BCD" w:rsidR="00CB2972" w:rsidRPr="00B46480" w:rsidRDefault="00EC2593" w:rsidP="00450657">
      <w:pPr>
        <w:spacing w:after="0" w:line="480" w:lineRule="auto"/>
        <w:ind w:firstLine="720"/>
        <w:rPr>
          <w:rFonts w:eastAsiaTheme="minorEastAsia"/>
        </w:rPr>
      </w:pPr>
      <w:r>
        <w:rPr>
          <w:rFonts w:eastAsiaTheme="minorEastAsia"/>
        </w:rPr>
        <w:t>Realized</w:t>
      </w:r>
      <w:r w:rsidR="00B46480">
        <w:rPr>
          <w:rFonts w:eastAsiaTheme="minorEastAsia"/>
        </w:rPr>
        <w:t xml:space="preserve"> demographic rates</w:t>
      </w:r>
      <w:r>
        <w:rPr>
          <w:rFonts w:eastAsiaTheme="minorEastAsia"/>
        </w:rPr>
        <w:t xml:space="preserve"> often</w:t>
      </w:r>
      <w:r w:rsidR="00B46480">
        <w:rPr>
          <w:rFonts w:eastAsiaTheme="minorEastAsia"/>
        </w:rPr>
        <w:t xml:space="preserve"> vary annually based on stochastic variation in environmental conditions. To allow for temporal variation in realized rates, we assumed the standard deviation in realized annual rates </w:t>
      </w:r>
      <w:r w:rsidR="00286121">
        <w:rPr>
          <w:rFonts w:eastAsiaTheme="minorEastAsia"/>
        </w:rPr>
        <w:t xml:space="preserve">was </w:t>
      </w:r>
      <w:r w:rsidR="00B46480">
        <w:rPr>
          <w:rFonts w:eastAsiaTheme="minorEastAsia"/>
        </w:rPr>
        <w:t>15% of the mea</w:t>
      </w:r>
      <w:r w:rsidR="00286121">
        <w:rPr>
          <w:rFonts w:eastAsiaTheme="minorEastAsia"/>
        </w:rPr>
        <w:t>n</w:t>
      </w:r>
      <w:r w:rsidR="00B46480">
        <w:rPr>
          <w:rFonts w:eastAsiaTheme="minorEastAsia"/>
        </w:rPr>
        <w:t>.</w:t>
      </w:r>
      <w:r w:rsidR="00286121">
        <w:rPr>
          <w:rFonts w:eastAsiaTheme="minorEastAsia"/>
        </w:rPr>
        <w:t xml:space="preserve"> We used these</w:t>
      </w:r>
      <w:r w:rsidR="00671B5F">
        <w:rPr>
          <w:rFonts w:eastAsiaTheme="minorEastAsia"/>
        </w:rPr>
        <w:t xml:space="preserve"> replication</w:t>
      </w:r>
      <w:r w:rsidR="00286121">
        <w:rPr>
          <w:rFonts w:eastAsiaTheme="minorEastAsia"/>
        </w:rPr>
        <w:t xml:space="preserve">-specific mean and standard deviation to define the distributions from which annual rates were drawn. </w:t>
      </w:r>
      <w:r w:rsidR="005A729A">
        <w:rPr>
          <w:rFonts w:eastAsiaTheme="minorEastAsia"/>
        </w:rPr>
        <w:t>Survival and growth</w:t>
      </w:r>
      <w:r w:rsidR="00286121">
        <w:rPr>
          <w:rFonts w:eastAsiaTheme="minorEastAsia"/>
        </w:rPr>
        <w:t xml:space="preserve"> probabilities were drawn from a Beta distribution and fecundity rates were drawn from a Log-normal distribution.  </w:t>
      </w:r>
      <w:r w:rsidR="00B46480">
        <w:rPr>
          <w:rFonts w:eastAsiaTheme="minorEastAsia"/>
        </w:rPr>
        <w:t xml:space="preserve">  </w:t>
      </w:r>
    </w:p>
    <w:p w14:paraId="65B908B9" w14:textId="77777777" w:rsidR="00B46480" w:rsidRDefault="00B46480" w:rsidP="006D6A6C">
      <w:pPr>
        <w:spacing w:after="0" w:line="480" w:lineRule="auto"/>
        <w:rPr>
          <w:rFonts w:eastAsiaTheme="minorEastAsia"/>
          <w:i/>
        </w:rPr>
      </w:pPr>
    </w:p>
    <w:p w14:paraId="2F1745E2" w14:textId="08830755" w:rsidR="00CB2972" w:rsidRDefault="00CB2972" w:rsidP="006D6A6C">
      <w:pPr>
        <w:spacing w:after="0" w:line="480" w:lineRule="auto"/>
        <w:rPr>
          <w:rFonts w:eastAsiaTheme="minorEastAsia"/>
          <w:i/>
        </w:rPr>
      </w:pPr>
      <w:r>
        <w:rPr>
          <w:rFonts w:eastAsiaTheme="minorEastAsia"/>
          <w:i/>
        </w:rPr>
        <w:t xml:space="preserve">Differences </w:t>
      </w:r>
      <w:r w:rsidR="006D5A9F">
        <w:rPr>
          <w:rFonts w:eastAsiaTheme="minorEastAsia"/>
          <w:i/>
        </w:rPr>
        <w:t>Between</w:t>
      </w:r>
      <w:r>
        <w:rPr>
          <w:rFonts w:eastAsiaTheme="minorEastAsia"/>
          <w:i/>
        </w:rPr>
        <w:t xml:space="preserve"> </w:t>
      </w:r>
      <w:r w:rsidR="00A0511C">
        <w:rPr>
          <w:rFonts w:eastAsiaTheme="minorEastAsia"/>
          <w:i/>
        </w:rPr>
        <w:t>Natural and Urban Habitat</w:t>
      </w:r>
    </w:p>
    <w:p w14:paraId="0D081189" w14:textId="1331A979" w:rsidR="00CB2972" w:rsidRDefault="00286121" w:rsidP="00450657">
      <w:pPr>
        <w:spacing w:after="0" w:line="480" w:lineRule="auto"/>
        <w:ind w:firstLine="720"/>
        <w:rPr>
          <w:rFonts w:eastAsiaTheme="minorEastAsia"/>
        </w:rPr>
      </w:pPr>
      <w:r>
        <w:rPr>
          <w:rFonts w:eastAsiaTheme="minorEastAsia"/>
        </w:rPr>
        <w:lastRenderedPageBreak/>
        <w:t>PR boas occur in many different habitat</w:t>
      </w:r>
      <w:r w:rsidR="00DD6D97">
        <w:rPr>
          <w:rFonts w:eastAsiaTheme="minorEastAsia"/>
        </w:rPr>
        <w:t>s</w:t>
      </w:r>
      <w:r>
        <w:rPr>
          <w:rFonts w:eastAsiaTheme="minorEastAsia"/>
        </w:rPr>
        <w:t xml:space="preserve"> </w:t>
      </w:r>
      <w:r w:rsidR="00DD6D97">
        <w:rPr>
          <w:rFonts w:eastAsiaTheme="minorEastAsia"/>
        </w:rPr>
        <w:t>across the island</w:t>
      </w:r>
      <w:r>
        <w:rPr>
          <w:rFonts w:eastAsiaTheme="minorEastAsia"/>
        </w:rPr>
        <w:t xml:space="preserve"> and experience different conditions in each habitat type. For this projection, we assumed that boas could occupy either natural or </w:t>
      </w:r>
      <w:r w:rsidR="00A0511C">
        <w:rPr>
          <w:rFonts w:eastAsiaTheme="minorEastAsia"/>
        </w:rPr>
        <w:t>urban (developed)</w:t>
      </w:r>
      <w:r>
        <w:rPr>
          <w:rFonts w:eastAsiaTheme="minorEastAsia"/>
        </w:rPr>
        <w:t xml:space="preserve"> habitat. Natural habitat was defined as all </w:t>
      </w:r>
      <w:r w:rsidR="00AB6CC9">
        <w:rPr>
          <w:rFonts w:eastAsiaTheme="minorEastAsia"/>
        </w:rPr>
        <w:t xml:space="preserve">suitable habitat </w:t>
      </w:r>
      <w:r w:rsidR="002D7CA6">
        <w:rPr>
          <w:rFonts w:eastAsiaTheme="minorEastAsia"/>
        </w:rPr>
        <w:t>falling within sparsely-population areas and urban</w:t>
      </w:r>
      <w:r>
        <w:rPr>
          <w:rFonts w:eastAsiaTheme="minorEastAsia"/>
        </w:rPr>
        <w:t xml:space="preserve"> </w:t>
      </w:r>
      <w:r w:rsidR="00DD6D97">
        <w:rPr>
          <w:rFonts w:eastAsiaTheme="minorEastAsia"/>
        </w:rPr>
        <w:t xml:space="preserve">habitat was defined as all </w:t>
      </w:r>
      <w:r w:rsidR="000B1788">
        <w:rPr>
          <w:rFonts w:eastAsiaTheme="minorEastAsia"/>
        </w:rPr>
        <w:t xml:space="preserve">suitable habitat </w:t>
      </w:r>
      <w:r w:rsidR="002D7CA6">
        <w:rPr>
          <w:rFonts w:eastAsiaTheme="minorEastAsia"/>
        </w:rPr>
        <w:t>within densely-population or urban areas, as defined by Martinuzzi et al. (2007).</w:t>
      </w:r>
      <w:r w:rsidR="000B1788">
        <w:rPr>
          <w:rFonts w:eastAsiaTheme="minorEastAsia"/>
        </w:rPr>
        <w:t xml:space="preserve"> </w:t>
      </w:r>
      <w:r w:rsidR="00603A70">
        <w:rPr>
          <w:rFonts w:eastAsiaTheme="minorEastAsia"/>
        </w:rPr>
        <w:t>Experts believed that in</w:t>
      </w:r>
      <w:r w:rsidR="00DD6D97">
        <w:rPr>
          <w:rFonts w:eastAsiaTheme="minorEastAsia"/>
        </w:rPr>
        <w:t xml:space="preserve"> more developed areas boas experience higher mortality</w:t>
      </w:r>
      <w:r w:rsidR="00C053E5">
        <w:rPr>
          <w:rFonts w:eastAsiaTheme="minorEastAsia"/>
        </w:rPr>
        <w:t xml:space="preserve"> </w:t>
      </w:r>
      <w:r w:rsidR="00DD6D97">
        <w:rPr>
          <w:rFonts w:eastAsiaTheme="minorEastAsia"/>
        </w:rPr>
        <w:t xml:space="preserve">due to human </w:t>
      </w:r>
      <w:r w:rsidR="002D7CA6">
        <w:rPr>
          <w:rFonts w:eastAsiaTheme="minorEastAsia"/>
        </w:rPr>
        <w:t>persecution</w:t>
      </w:r>
      <w:r w:rsidR="00DD6D97">
        <w:rPr>
          <w:rFonts w:eastAsiaTheme="minorEastAsia"/>
        </w:rPr>
        <w:t>, road strikes, and the occurrence of feral cats. Therefore, we assumed that</w:t>
      </w:r>
      <w:r w:rsidR="002D7CA6">
        <w:rPr>
          <w:rFonts w:eastAsiaTheme="minorEastAsia"/>
        </w:rPr>
        <w:t xml:space="preserve"> all</w:t>
      </w:r>
      <w:r w:rsidR="00DD6D97">
        <w:rPr>
          <w:rFonts w:eastAsiaTheme="minorEastAsia"/>
        </w:rPr>
        <w:t xml:space="preserve"> realized demographic rates would be </w:t>
      </w:r>
      <w:r w:rsidR="00D52E2F">
        <w:rPr>
          <w:rFonts w:eastAsiaTheme="minorEastAsia"/>
        </w:rPr>
        <w:t xml:space="preserve">lower </w:t>
      </w:r>
      <w:r w:rsidR="00DD6D97">
        <w:rPr>
          <w:rFonts w:eastAsiaTheme="minorEastAsia"/>
        </w:rPr>
        <w:t>in urban habitats than in natural (</w:t>
      </w:r>
      <w:r w:rsidR="005963C3">
        <w:rPr>
          <w:rFonts w:eastAsiaTheme="minorEastAsia"/>
        </w:rPr>
        <w:t>undeveloped</w:t>
      </w:r>
      <w:r w:rsidR="00DD6D97">
        <w:rPr>
          <w:rFonts w:eastAsiaTheme="minorEastAsia"/>
        </w:rPr>
        <w:t xml:space="preserve">) conditions. </w:t>
      </w:r>
      <w:r w:rsidR="005963C3">
        <w:rPr>
          <w:rFonts w:eastAsiaTheme="minorEastAsia"/>
        </w:rPr>
        <w:t xml:space="preserve">There was some uncertainty in the magnitude of this effect, so we allowed it to vary among replications. For </w:t>
      </w:r>
      <w:r w:rsidR="00DD6D97">
        <w:rPr>
          <w:rFonts w:eastAsiaTheme="minorEastAsia"/>
        </w:rPr>
        <w:t xml:space="preserve">each </w:t>
      </w:r>
      <w:r w:rsidR="005963C3">
        <w:rPr>
          <w:rFonts w:eastAsiaTheme="minorEastAsia"/>
        </w:rPr>
        <w:t>replic</w:t>
      </w:r>
      <w:r w:rsidR="00DD6D97">
        <w:rPr>
          <w:rFonts w:eastAsiaTheme="minorEastAsia"/>
        </w:rPr>
        <w:t xml:space="preserve">ation we calculated </w:t>
      </w:r>
      <w:r w:rsidR="00AB6CC9">
        <w:rPr>
          <w:rFonts w:eastAsiaTheme="minorEastAsia"/>
        </w:rPr>
        <w:t>average</w:t>
      </w:r>
      <w:r w:rsidR="00DD6D97">
        <w:rPr>
          <w:rFonts w:eastAsiaTheme="minorEastAsia"/>
        </w:rPr>
        <w:t xml:space="preserve"> rates in </w:t>
      </w:r>
      <w:r w:rsidR="002B0335">
        <w:rPr>
          <w:rFonts w:eastAsiaTheme="minorEastAsia"/>
        </w:rPr>
        <w:t>urban</w:t>
      </w:r>
      <w:r w:rsidR="00DD6D97">
        <w:rPr>
          <w:rFonts w:eastAsiaTheme="minorEastAsia"/>
        </w:rPr>
        <w:t xml:space="preserve"> habitats as the average baseline rate multiplied by a randomly drawn habitat effect</w:t>
      </w:r>
      <w:r w:rsidR="002B0335">
        <w:rPr>
          <w:rFonts w:eastAsiaTheme="minorEastAsia"/>
        </w:rPr>
        <w:t xml:space="preserve"> with </w:t>
      </w:r>
      <w:r w:rsidR="00DD6D97">
        <w:rPr>
          <w:rFonts w:eastAsiaTheme="minorEastAsia"/>
        </w:rPr>
        <w:t>a minimum of 0.</w:t>
      </w:r>
      <w:r w:rsidR="008E54F7">
        <w:rPr>
          <w:rFonts w:eastAsiaTheme="minorEastAsia"/>
        </w:rPr>
        <w:t>5</w:t>
      </w:r>
      <w:r w:rsidR="00DD6D97">
        <w:rPr>
          <w:rFonts w:eastAsiaTheme="minorEastAsia"/>
        </w:rPr>
        <w:t xml:space="preserve"> and a maximum of 1. </w:t>
      </w:r>
      <w:r w:rsidR="00D52E2F">
        <w:rPr>
          <w:rFonts w:eastAsiaTheme="minorEastAsia"/>
        </w:rPr>
        <w:t xml:space="preserve">This allowed the demographic rates in urban areas to be lower than those in natural settings by up to </w:t>
      </w:r>
      <w:r w:rsidR="008E54F7">
        <w:rPr>
          <w:rFonts w:eastAsiaTheme="minorEastAsia"/>
        </w:rPr>
        <w:t>5</w:t>
      </w:r>
      <w:r w:rsidR="00D52E2F">
        <w:rPr>
          <w:rFonts w:eastAsiaTheme="minorEastAsia"/>
        </w:rPr>
        <w:t xml:space="preserve">0%. </w:t>
      </w:r>
    </w:p>
    <w:p w14:paraId="52DAAEF8" w14:textId="362DA038" w:rsidR="00A94E62" w:rsidRDefault="00A94E62" w:rsidP="006D6A6C">
      <w:pPr>
        <w:spacing w:after="0" w:line="480" w:lineRule="auto"/>
        <w:rPr>
          <w:rFonts w:eastAsiaTheme="minorEastAsia"/>
        </w:rPr>
      </w:pPr>
    </w:p>
    <w:p w14:paraId="0F6853FF" w14:textId="7DEBFCE4" w:rsidR="009627CF" w:rsidRDefault="009627CF" w:rsidP="006D6A6C">
      <w:pPr>
        <w:spacing w:after="0" w:line="480" w:lineRule="auto"/>
        <w:rPr>
          <w:rFonts w:eastAsiaTheme="minorEastAsia"/>
        </w:rPr>
      </w:pPr>
      <w:r>
        <w:rPr>
          <w:rFonts w:eastAsiaTheme="minorEastAsia"/>
          <w:i/>
          <w:iCs/>
        </w:rPr>
        <w:t>Sensitivity Analysis</w:t>
      </w:r>
    </w:p>
    <w:p w14:paraId="7B8C06B6" w14:textId="2365625C" w:rsidR="009627CF" w:rsidRDefault="009627CF" w:rsidP="009627CF">
      <w:pPr>
        <w:spacing w:after="0" w:line="480" w:lineRule="auto"/>
        <w:ind w:firstLine="720"/>
        <w:rPr>
          <w:rFonts w:eastAsiaTheme="minorEastAsia"/>
        </w:rPr>
      </w:pPr>
      <w:r w:rsidRPr="009C4879">
        <w:rPr>
          <w:rFonts w:eastAsiaTheme="minorEastAsia"/>
        </w:rPr>
        <w:t xml:space="preserve">Most of the demographic rates used in this model have not been empirically estimated for this population, therefore we relied on </w:t>
      </w:r>
      <w:del w:id="49" w:author="Conor McGowan" w:date="2020-01-08T15:05:00Z">
        <w:r w:rsidRPr="009C4879" w:rsidDel="00DC3F89">
          <w:rPr>
            <w:rFonts w:eastAsiaTheme="minorEastAsia"/>
          </w:rPr>
          <w:delText xml:space="preserve">approximation </w:delText>
        </w:r>
      </w:del>
      <w:ins w:id="50" w:author="Conor McGowan" w:date="2020-01-08T15:05:00Z">
        <w:r w:rsidR="00DC3F89">
          <w:rPr>
            <w:rFonts w:eastAsiaTheme="minorEastAsia"/>
          </w:rPr>
          <w:t>elicited estimates</w:t>
        </w:r>
        <w:r w:rsidR="00DC3F89" w:rsidRPr="009C4879">
          <w:rPr>
            <w:rFonts w:eastAsiaTheme="minorEastAsia"/>
          </w:rPr>
          <w:t xml:space="preserve"> </w:t>
        </w:r>
      </w:ins>
      <w:r w:rsidRPr="009C4879">
        <w:rPr>
          <w:rFonts w:eastAsiaTheme="minorEastAsia"/>
        </w:rPr>
        <w:t>by the expert team. To evaluate the sensitivity of model outputs to these input values, we ran simulations in which we randomly drew values for survival and fecundity from a wide range of possible values. For survival rates, we drew values between 0.01 and 0.99, and for fecundity we drew values between 1 and 20. For each demographic rate we randomly drew 1000 values, holding all other rates constant at the average values in Table 1. We simulated 1000 replications of the population projection at each value</w:t>
      </w:r>
      <w:r w:rsidR="002D7CA6">
        <w:rPr>
          <w:rFonts w:eastAsiaTheme="minorEastAsia"/>
        </w:rPr>
        <w:t>, keeping</w:t>
      </w:r>
      <w:r w:rsidRPr="009C4879">
        <w:rPr>
          <w:rFonts w:eastAsiaTheme="minorEastAsia"/>
        </w:rPr>
        <w:t xml:space="preserve"> the initial population size and carrying capacity fixed at 215,000 and 1,000,000, respectively</w:t>
      </w:r>
      <w:r w:rsidR="002D7CA6">
        <w:rPr>
          <w:rFonts w:eastAsiaTheme="minorEastAsia"/>
        </w:rPr>
        <w:t xml:space="preserve">. </w:t>
      </w:r>
      <w:r w:rsidRPr="009C4879">
        <w:rPr>
          <w:rFonts w:eastAsiaTheme="minorEastAsia"/>
        </w:rPr>
        <w:t>For each projection we determined whether t</w:t>
      </w:r>
      <w:r>
        <w:rPr>
          <w:rFonts w:eastAsiaTheme="minorEastAsia"/>
        </w:rPr>
        <w:t>h</w:t>
      </w:r>
      <w:r w:rsidRPr="009C4879">
        <w:rPr>
          <w:rFonts w:eastAsiaTheme="minorEastAsia"/>
        </w:rPr>
        <w:t xml:space="preserve">e population remained stable or grew by determining whether the population size in the final year was greater than or equal to the initial population size. We also calculated the </w:t>
      </w:r>
      <w:r w:rsidRPr="009C4879">
        <w:rPr>
          <w:rFonts w:eastAsiaTheme="minorEastAsia"/>
        </w:rPr>
        <w:lastRenderedPageBreak/>
        <w:t xml:space="preserve">probability of quasi-extinction at </w:t>
      </w:r>
      <w:r w:rsidR="00294AA5">
        <w:rPr>
          <w:rFonts w:eastAsiaTheme="minorEastAsia"/>
        </w:rPr>
        <w:t xml:space="preserve">a </w:t>
      </w:r>
      <w:r w:rsidRPr="009C4879">
        <w:rPr>
          <w:rFonts w:eastAsiaTheme="minorEastAsia"/>
        </w:rPr>
        <w:t xml:space="preserve">conservative threshold </w:t>
      </w:r>
      <w:r w:rsidR="00294AA5">
        <w:rPr>
          <w:rFonts w:eastAsiaTheme="minorEastAsia"/>
        </w:rPr>
        <w:t xml:space="preserve">of </w:t>
      </w:r>
      <w:r w:rsidRPr="009C4879">
        <w:rPr>
          <w:rFonts w:eastAsiaTheme="minorEastAsia"/>
        </w:rPr>
        <w:t>5000 individuals by finding the proportion of replicates in which the population size fell below 5000.</w:t>
      </w:r>
      <w:ins w:id="51" w:author="Conor McGowan" w:date="2020-01-08T15:07:00Z">
        <w:r w:rsidR="00DC3F89">
          <w:rPr>
            <w:rFonts w:eastAsiaTheme="minorEastAsia"/>
          </w:rPr>
          <w:t xml:space="preserve"> Our purpose was to </w:t>
        </w:r>
      </w:ins>
      <w:ins w:id="52" w:author="Conor McGowan" w:date="2020-01-08T15:08:00Z">
        <w:r w:rsidR="00DC3F89">
          <w:rPr>
            <w:rFonts w:eastAsiaTheme="minorEastAsia"/>
          </w:rPr>
          <w:t xml:space="preserve">quantify the expected change in model outputs as each model input parameter changed and to identify thresholds for viability for each input </w:t>
        </w:r>
      </w:ins>
      <w:ins w:id="53" w:author="Conor McGowan" w:date="2020-01-08T15:09:00Z">
        <w:r w:rsidR="00DC3F89">
          <w:rPr>
            <w:rFonts w:eastAsiaTheme="minorEastAsia"/>
          </w:rPr>
          <w:t>demographic</w:t>
        </w:r>
      </w:ins>
      <w:ins w:id="54" w:author="Conor McGowan" w:date="2020-01-08T15:08:00Z">
        <w:r w:rsidR="00DC3F89">
          <w:rPr>
            <w:rFonts w:eastAsiaTheme="minorEastAsia"/>
          </w:rPr>
          <w:t xml:space="preserve"> </w:t>
        </w:r>
      </w:ins>
      <w:ins w:id="55" w:author="Conor McGowan" w:date="2020-01-08T15:09:00Z">
        <w:r w:rsidR="00DC3F89">
          <w:rPr>
            <w:rFonts w:eastAsiaTheme="minorEastAsia"/>
          </w:rPr>
          <w:t>parameter.</w:t>
        </w:r>
      </w:ins>
    </w:p>
    <w:p w14:paraId="7C46C5BA" w14:textId="39A50F1B" w:rsidR="005844B8" w:rsidRDefault="002D7CA6" w:rsidP="002D7CA6">
      <w:pPr>
        <w:spacing w:after="0" w:line="480" w:lineRule="auto"/>
        <w:ind w:firstLine="720"/>
      </w:pPr>
      <w:r>
        <w:rPr>
          <w:rFonts w:eastAsiaTheme="minorEastAsia"/>
        </w:rPr>
        <w:t xml:space="preserve">We also evaluated the sensitivity of model outputs to the input ranges of possible current abundance and carrying capacity. </w:t>
      </w:r>
      <w:r>
        <w:t xml:space="preserve"> We </w:t>
      </w:r>
      <w:r w:rsidR="009627CF">
        <w:rPr>
          <w:rFonts w:eastAsiaTheme="minorEastAsia"/>
        </w:rPr>
        <w:t>compare</w:t>
      </w:r>
      <w:r>
        <w:rPr>
          <w:rFonts w:eastAsiaTheme="minorEastAsia"/>
        </w:rPr>
        <w:t>d</w:t>
      </w:r>
      <w:r w:rsidR="009627CF">
        <w:rPr>
          <w:rFonts w:eastAsiaTheme="minorEastAsia"/>
        </w:rPr>
        <w:t xml:space="preserve"> four different iterations of the simulation model that </w:t>
      </w:r>
      <w:r>
        <w:rPr>
          <w:rFonts w:eastAsiaTheme="minorEastAsia"/>
        </w:rPr>
        <w:t xml:space="preserve">set the upper bound for current density at either 1 boa/ha or 0.5 boa/ha and set the upper bound for carrying capacity at either 6 boas/ha or 3 boas/ha. </w:t>
      </w:r>
      <w:r w:rsidR="008B4CC4">
        <w:rPr>
          <w:rFonts w:eastAsiaTheme="minorEastAsia"/>
        </w:rPr>
        <w:t>We projected the population for 1000 replicates per scenario and compared the probabilities of population growth, decline, and quasi-extinction.</w:t>
      </w:r>
    </w:p>
    <w:p w14:paraId="421C6948" w14:textId="77777777" w:rsidR="005844B8" w:rsidRDefault="005844B8" w:rsidP="005844B8">
      <w:pPr>
        <w:spacing w:line="480" w:lineRule="auto"/>
        <w:rPr>
          <w:noProof/>
        </w:rPr>
      </w:pPr>
      <w:r w:rsidRPr="006352FB">
        <w:rPr>
          <w:noProof/>
        </w:rPr>
        <w:t xml:space="preserve"> </w:t>
      </w:r>
    </w:p>
    <w:p w14:paraId="4416108B" w14:textId="03838D1E" w:rsidR="009627CF" w:rsidRPr="009627CF" w:rsidRDefault="009627CF" w:rsidP="009627CF">
      <w:pPr>
        <w:spacing w:after="0" w:line="480" w:lineRule="auto"/>
        <w:ind w:firstLine="720"/>
      </w:pPr>
    </w:p>
    <w:p w14:paraId="26E55AE7" w14:textId="77777777" w:rsidR="009627CF" w:rsidRPr="009627CF" w:rsidRDefault="009627CF" w:rsidP="009627CF">
      <w:pPr>
        <w:spacing w:after="0" w:line="480" w:lineRule="auto"/>
        <w:ind w:firstLine="720"/>
        <w:rPr>
          <w:rFonts w:eastAsiaTheme="minorEastAsia"/>
          <w:i/>
          <w:iCs/>
        </w:rPr>
      </w:pPr>
    </w:p>
    <w:p w14:paraId="45EA7A2A" w14:textId="77777777" w:rsidR="009627CF" w:rsidRDefault="009627CF" w:rsidP="009627CF">
      <w:pPr>
        <w:spacing w:after="0" w:line="480" w:lineRule="auto"/>
        <w:rPr>
          <w:rFonts w:eastAsiaTheme="minorEastAsia"/>
          <w:noProof/>
        </w:rPr>
      </w:pPr>
      <w:r>
        <w:rPr>
          <w:rFonts w:eastAsiaTheme="minorEastAsia"/>
        </w:rPr>
        <w:t xml:space="preserve"> </w:t>
      </w:r>
    </w:p>
    <w:p w14:paraId="4F5D7573" w14:textId="77777777" w:rsidR="009627CF" w:rsidRDefault="009627CF" w:rsidP="009627CF">
      <w:pPr>
        <w:spacing w:line="480" w:lineRule="auto"/>
        <w:rPr>
          <w:rFonts w:eastAsiaTheme="minorEastAsia"/>
          <w:noProof/>
        </w:rPr>
      </w:pPr>
      <w:r>
        <w:rPr>
          <w:rFonts w:eastAsiaTheme="minorEastAsia"/>
          <w:noProof/>
        </w:rPr>
        <w:drawing>
          <wp:inline distT="0" distB="0" distL="0" distR="0" wp14:anchorId="3CC9370A" wp14:editId="0E5153CD">
            <wp:extent cx="5305425" cy="31832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sitivity_new.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5425" cy="3183255"/>
                    </a:xfrm>
                    <a:prstGeom prst="rect">
                      <a:avLst/>
                    </a:prstGeom>
                  </pic:spPr>
                </pic:pic>
              </a:graphicData>
            </a:graphic>
          </wp:inline>
        </w:drawing>
      </w:r>
    </w:p>
    <w:p w14:paraId="4F6F8E99" w14:textId="77777777" w:rsidR="009627CF" w:rsidRDefault="009627CF" w:rsidP="009627CF">
      <w:pPr>
        <w:spacing w:line="480" w:lineRule="auto"/>
        <w:rPr>
          <w:rFonts w:eastAsiaTheme="minorEastAsia"/>
          <w:noProof/>
        </w:rPr>
      </w:pPr>
      <w:r>
        <w:rPr>
          <w:rFonts w:eastAsiaTheme="minorEastAsia"/>
          <w:noProof/>
        </w:rPr>
        <w:lastRenderedPageBreak/>
        <w:drawing>
          <wp:inline distT="0" distB="0" distL="0" distR="0" wp14:anchorId="610898CB" wp14:editId="21DA7BDD">
            <wp:extent cx="5292725" cy="3175635"/>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sitivity_new_f.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92725" cy="3175635"/>
                    </a:xfrm>
                    <a:prstGeom prst="rect">
                      <a:avLst/>
                    </a:prstGeom>
                  </pic:spPr>
                </pic:pic>
              </a:graphicData>
            </a:graphic>
          </wp:inline>
        </w:drawing>
      </w:r>
    </w:p>
    <w:p w14:paraId="05BE6AE9" w14:textId="058E02D6" w:rsidR="009627CF" w:rsidRPr="002E34DB" w:rsidRDefault="009627CF" w:rsidP="009627CF">
      <w:pPr>
        <w:spacing w:line="240" w:lineRule="auto"/>
        <w:rPr>
          <w:rFonts w:eastAsiaTheme="minorEastAsia"/>
          <w:b/>
          <w:bCs/>
          <w:noProof/>
        </w:rPr>
      </w:pPr>
      <w:commentRangeStart w:id="56"/>
      <w:r w:rsidRPr="002E34DB">
        <w:rPr>
          <w:rFonts w:eastAsiaTheme="minorEastAsia"/>
          <w:b/>
          <w:bCs/>
          <w:noProof/>
        </w:rPr>
        <w:t>Figure</w:t>
      </w:r>
      <w:r>
        <w:rPr>
          <w:rFonts w:eastAsiaTheme="minorEastAsia"/>
          <w:b/>
          <w:bCs/>
          <w:noProof/>
        </w:rPr>
        <w:t xml:space="preserve"> </w:t>
      </w:r>
      <w:r w:rsidR="00BD157F">
        <w:rPr>
          <w:rFonts w:eastAsiaTheme="minorEastAsia"/>
          <w:b/>
          <w:bCs/>
          <w:noProof/>
        </w:rPr>
        <w:t>X</w:t>
      </w:r>
      <w:commentRangeEnd w:id="56"/>
      <w:r w:rsidR="005205A1">
        <w:rPr>
          <w:rStyle w:val="CommentReference"/>
        </w:rPr>
        <w:commentReference w:id="56"/>
      </w:r>
      <w:r w:rsidRPr="002E34DB">
        <w:rPr>
          <w:rFonts w:eastAsiaTheme="minorEastAsia"/>
          <w:b/>
          <w:bCs/>
          <w:noProof/>
        </w:rPr>
        <w:t>.</w:t>
      </w:r>
      <w:r>
        <w:rPr>
          <w:rFonts w:eastAsiaTheme="minorEastAsia"/>
          <w:b/>
          <w:bCs/>
          <w:noProof/>
        </w:rPr>
        <w:t xml:space="preserve"> </w:t>
      </w:r>
      <w:r>
        <w:rPr>
          <w:rFonts w:eastAsiaTheme="minorEastAsia"/>
          <w:noProof/>
        </w:rPr>
        <w:t xml:space="preserve">Simulated probabilities of quasi-extinction and of population growth over the range of possible survival rates </w:t>
      </w:r>
      <w:r w:rsidR="00BD157F">
        <w:rPr>
          <w:rFonts w:eastAsiaTheme="minorEastAsia"/>
          <w:noProof/>
        </w:rPr>
        <w:t xml:space="preserve">(A) </w:t>
      </w:r>
      <w:r>
        <w:rPr>
          <w:rFonts w:eastAsiaTheme="minorEastAsia"/>
          <w:noProof/>
        </w:rPr>
        <w:t>for each stage (adult – orange, subadult – blue, juvenile – green, young – purple)</w:t>
      </w:r>
      <w:r w:rsidR="00BD157F">
        <w:rPr>
          <w:rFonts w:eastAsiaTheme="minorEastAsia"/>
          <w:noProof/>
        </w:rPr>
        <w:t xml:space="preserve"> and fecundity (B).</w:t>
      </w:r>
      <w:r>
        <w:rPr>
          <w:rFonts w:eastAsiaTheme="minorEastAsia"/>
          <w:noProof/>
        </w:rPr>
        <w:t xml:space="preserve"> </w:t>
      </w:r>
      <w:r w:rsidRPr="002E34DB">
        <w:rPr>
          <w:rFonts w:eastAsiaTheme="minorEastAsia"/>
          <w:b/>
          <w:bCs/>
          <w:noProof/>
        </w:rPr>
        <w:t xml:space="preserve"> </w:t>
      </w:r>
      <w:r w:rsidRPr="002E34DB">
        <w:rPr>
          <w:rFonts w:eastAsiaTheme="minorEastAsia"/>
          <w:b/>
          <w:bCs/>
          <w:noProof/>
        </w:rPr>
        <w:br w:type="page"/>
      </w:r>
    </w:p>
    <w:p w14:paraId="76FC70AD" w14:textId="4F8C5B51" w:rsidR="00A94E62" w:rsidRDefault="00015663" w:rsidP="006D6A6C">
      <w:pPr>
        <w:spacing w:after="0" w:line="480" w:lineRule="auto"/>
        <w:rPr>
          <w:rFonts w:eastAsiaTheme="minorEastAsia"/>
        </w:rPr>
      </w:pPr>
      <w:r w:rsidRPr="00AB6CC9">
        <w:rPr>
          <w:rFonts w:eastAsiaTheme="minorEastAsia"/>
          <w:i/>
        </w:rPr>
        <w:lastRenderedPageBreak/>
        <w:t>Future</w:t>
      </w:r>
      <w:r w:rsidR="00A94E62" w:rsidRPr="00AB6CC9">
        <w:rPr>
          <w:rFonts w:eastAsiaTheme="minorEastAsia"/>
          <w:i/>
        </w:rPr>
        <w:t xml:space="preserve"> Scenarios</w:t>
      </w:r>
    </w:p>
    <w:p w14:paraId="7C2076C5" w14:textId="3D98DDD2" w:rsidR="00495509" w:rsidRDefault="00383DCF" w:rsidP="00A30061">
      <w:pPr>
        <w:spacing w:after="0" w:line="480" w:lineRule="auto"/>
        <w:ind w:firstLine="720"/>
        <w:rPr>
          <w:rFonts w:eastAsiaTheme="minorEastAsia"/>
        </w:rPr>
      </w:pPr>
      <w:commentRangeStart w:id="57"/>
      <w:ins w:id="58" w:author="Conor McGowan" w:date="2020-01-09T13:43:00Z">
        <w:r>
          <w:rPr>
            <w:rFonts w:eastAsiaTheme="minorEastAsia"/>
          </w:rPr>
          <w:t>Predicting future status of a species under different future conditions is a key part of building management plans for an endangered species.</w:t>
        </w:r>
      </w:ins>
      <w:ins w:id="59" w:author="Conor McGowan" w:date="2020-01-09T13:46:00Z">
        <w:r>
          <w:rPr>
            <w:rFonts w:eastAsiaTheme="minorEastAsia"/>
          </w:rPr>
          <w:t xml:space="preserve"> Current ecosystem dynamics may change and </w:t>
        </w:r>
      </w:ins>
      <w:ins w:id="60" w:author="Conor McGowan" w:date="2020-01-09T13:47:00Z">
        <w:r>
          <w:rPr>
            <w:rFonts w:eastAsiaTheme="minorEastAsia"/>
          </w:rPr>
          <w:t xml:space="preserve">current </w:t>
        </w:r>
      </w:ins>
      <w:ins w:id="61" w:author="Conor McGowan" w:date="2020-01-09T13:46:00Z">
        <w:r>
          <w:rPr>
            <w:rFonts w:eastAsiaTheme="minorEastAsia"/>
          </w:rPr>
          <w:t xml:space="preserve">threats to viability </w:t>
        </w:r>
      </w:ins>
      <w:ins w:id="62" w:author="Conor McGowan" w:date="2020-01-09T13:47:00Z">
        <w:r>
          <w:rPr>
            <w:rFonts w:eastAsiaTheme="minorEastAsia"/>
          </w:rPr>
          <w:t>may worsen or abate in the future, so simulating multiple future scenarios can help inform management planning and current decision-mak</w:t>
        </w:r>
      </w:ins>
      <w:ins w:id="63" w:author="Conor McGowan" w:date="2020-01-09T13:48:00Z">
        <w:r>
          <w:rPr>
            <w:rFonts w:eastAsiaTheme="minorEastAsia"/>
          </w:rPr>
          <w:t>ing</w:t>
        </w:r>
        <w:commentRangeEnd w:id="57"/>
        <w:r>
          <w:rPr>
            <w:rStyle w:val="CommentReference"/>
          </w:rPr>
          <w:commentReference w:id="57"/>
        </w:r>
        <w:r>
          <w:rPr>
            <w:rFonts w:eastAsiaTheme="minorEastAsia"/>
          </w:rPr>
          <w:t>.</w:t>
        </w:r>
      </w:ins>
      <w:ins w:id="64" w:author="Conor McGowan" w:date="2020-01-09T13:43:00Z">
        <w:r>
          <w:rPr>
            <w:rFonts w:eastAsiaTheme="minorEastAsia"/>
          </w:rPr>
          <w:t xml:space="preserve"> </w:t>
        </w:r>
      </w:ins>
      <w:r w:rsidR="002134FC">
        <w:rPr>
          <w:rFonts w:eastAsiaTheme="minorEastAsia"/>
        </w:rPr>
        <w:t xml:space="preserve">The key threats to this species are habitat loss and human interactions, both of which are linked to increased development and conversion of natural areas into urban areas. </w:t>
      </w:r>
      <w:r w:rsidR="002D7CA6">
        <w:rPr>
          <w:rFonts w:eastAsiaTheme="minorEastAsia"/>
        </w:rPr>
        <w:t xml:space="preserve">PR boas can persist in islands of habitat within an urbanized matrix </w:t>
      </w:r>
      <w:r w:rsidR="002D7CA6">
        <w:rPr>
          <w:rFonts w:eastAsiaTheme="minorEastAsia"/>
        </w:rPr>
        <w:fldChar w:fldCharType="begin" w:fldLock="1"/>
      </w:r>
      <w:r w:rsidR="002D7CA6">
        <w:rPr>
          <w:rFonts w:eastAsiaTheme="minorEastAsia"/>
        </w:rPr>
        <w:instrText>ADDIN CSL_CITATION {"citationItems":[{"id":"ITEM-1","itemData":{"author":[{"dropping-particle":"","family":"Mulero-Oliveras","given":"Eneilis S","non-dropping-particle":"","parse-names":false,"suffix":""}],"id":"ITEM-1","issued":{"date-parts":[["2019"]]},"publisher":"University of Puerto Rico","title":"Population and habitat utilization of the Puerto Rican boa (Chilabothrus inornatus) in an urban fragmented habitat.","type":"thesis"},"uris":["http://www.mendeley.com/documents/?uuid=0bdf07ac-1eaf-417c-a493-3bcaa580d7af"]}],"mendeley":{"formattedCitation":"(Mulero-Oliveras 2019)","plainTextFormattedCitation":"(Mulero-Oliveras 2019)","previouslyFormattedCitation":"(Mulero-Oliveras 2019)"},"properties":{"noteIndex":0},"schema":"https://github.com/citation-style-language/schema/raw/master/csl-citation.json"}</w:instrText>
      </w:r>
      <w:r w:rsidR="002D7CA6">
        <w:rPr>
          <w:rFonts w:eastAsiaTheme="minorEastAsia"/>
        </w:rPr>
        <w:fldChar w:fldCharType="separate"/>
      </w:r>
      <w:r w:rsidR="002D7CA6" w:rsidRPr="00AB6CC9">
        <w:rPr>
          <w:rFonts w:eastAsiaTheme="minorEastAsia"/>
          <w:noProof/>
        </w:rPr>
        <w:t>(Mulero-Oliveras 2019)</w:t>
      </w:r>
      <w:r w:rsidR="002D7CA6">
        <w:rPr>
          <w:rFonts w:eastAsiaTheme="minorEastAsia"/>
        </w:rPr>
        <w:fldChar w:fldCharType="end"/>
      </w:r>
      <w:r w:rsidR="002D7CA6">
        <w:rPr>
          <w:rFonts w:eastAsiaTheme="minorEastAsia"/>
        </w:rPr>
        <w:t xml:space="preserve">, but not in a purely developed landscape. </w:t>
      </w:r>
      <w:r w:rsidR="00A30061">
        <w:rPr>
          <w:rFonts w:eastAsiaTheme="minorEastAsia"/>
        </w:rPr>
        <w:t xml:space="preserve">We considered future scenarios that included changes in land cover such that developed areas would encroach upon natural areas, resulting in both an increased proximity of natural areas to development and loss of overall habitat area. Each scenario had a different urbanization rate, which was implemented as the rate at which both overall suitable habitat area declined and the rate at which the percent of available habitat falling within developed areas increased (Figure 3). By simulating simultaneous habitat loss and land cover change, these scenarios represent the most extreme way that urbanization could impact PR boa populations. A recent analysis of past rates of urbanization in proximity to protected natural areas in Puerto Rico </w:t>
      </w:r>
      <w:r w:rsidR="00A30061">
        <w:rPr>
          <w:rFonts w:eastAsiaTheme="minorEastAsia"/>
        </w:rPr>
        <w:fldChar w:fldCharType="begin" w:fldLock="1"/>
      </w:r>
      <w:r w:rsidR="00A30061">
        <w:rPr>
          <w:rFonts w:eastAsiaTheme="minorEastAsia"/>
        </w:rPr>
        <w:instrText>ADDIN CSL_CITATION {"citationItems":[{"id":"ITEM-1","itemData":{"DOI":"10.1016/j.biocon.2017.02.037","ISSN":"00063207","abstract":"Increasing residential development around protected areas is a major threat for protected areas worldwide, and human population growth is often the most important cause. However, population is decreasing in many regions as a result of socio-economic changes, and it is unclear how residential development around protected areas is affected in these situations. We investigated whether decreasing human population alleviates pressures from residential development around protected areas, using Puerto Rico—an island with declining population—as a case study. We calculated population and housing changes from the 2000 to 2010 census around 124 protected areas, using buffers of different sizes. We found that the number of houses around protected areas continued to increase while population declined both around protected areas and island-wide. A total of 32,300 new houses were constructed within only 1 km from protected areas, while population declined by 28,868 within the same area. At the same time, 90% of protected areas showed increases in housing in the surrounding lands, 47% showed population declines, and 40% showed population increases, revealing strong spatial variations. Our results highlight that residential development remains an important component of lands surrounding protected areas in Puerto Rico, but the spatial variations in population and housing changes indicate that management actions in response to housing effects may need to be individually targeted. More broadly, our findings reinforce the awareness that residential development effects on protected areas are most likely widespread and common in many socioeconomic and demographic settings.","author":[{"dropping-particle":"","family":"Castro-Prieto","given":"J.","non-dropping-particle":"","parse-names":false,"suffix":""},{"dropping-particle":"","family":"Martinuzzi","given":"S.","non-dropping-particle":"","parse-names":false,"suffix":""},{"dropping-particle":"","family":"Radeloff","given":"V. C.","non-dropping-particle":"","parse-names":false,"suffix":""},{"dropping-particle":"","family":"Helmers","given":"D. P.","non-dropping-particle":"","parse-names":false,"suffix":""},{"dropping-particle":"","family":"Quiñones","given":"M.","non-dropping-particle":"","parse-names":false,"suffix":""},{"dropping-particle":"","family":"Gould","given":"W. A.","non-dropping-particle":"","parse-names":false,"suffix":""}],"container-title":"Biological Conservation","id":"ITEM-1","issued":{"date-parts":[["2017"]]},"page":"473-481","title":"Declining human population but increasing residential development around protected areas in Puerto Rico","type":"article-journal","volume":"209"},"uris":["http://www.mendeley.com/documents/?uuid=fcd3c9e9-337a-4d01-8196-13765c75fd9f"]}],"mendeley":{"formattedCitation":"(Castro-Prieto et al. 2017)","plainTextFormattedCitation":"(Castro-Prieto et al. 2017)","previouslyFormattedCitation":"(Castro-Prieto et al. 2017)"},"properties":{"noteIndex":0},"schema":"https://github.com/citation-style-language/schema/raw/master/csl-citation.json"}</w:instrText>
      </w:r>
      <w:r w:rsidR="00A30061">
        <w:rPr>
          <w:rFonts w:eastAsiaTheme="minorEastAsia"/>
        </w:rPr>
        <w:fldChar w:fldCharType="separate"/>
      </w:r>
      <w:r w:rsidR="00A30061" w:rsidRPr="00D81519">
        <w:rPr>
          <w:rFonts w:eastAsiaTheme="minorEastAsia"/>
          <w:noProof/>
        </w:rPr>
        <w:t>(Castro-Prieto et al. 2017)</w:t>
      </w:r>
      <w:r w:rsidR="00A30061">
        <w:rPr>
          <w:rFonts w:eastAsiaTheme="minorEastAsia"/>
        </w:rPr>
        <w:fldChar w:fldCharType="end"/>
      </w:r>
      <w:r w:rsidR="00A30061">
        <w:rPr>
          <w:rFonts w:eastAsiaTheme="minorEastAsia"/>
        </w:rPr>
        <w:t xml:space="preserve"> found that urban growth increased at a rate of 16% over 2000-2010</w:t>
      </w:r>
      <w:r w:rsidR="00D81519">
        <w:rPr>
          <w:rFonts w:eastAsiaTheme="minorEastAsia"/>
        </w:rPr>
        <w:t xml:space="preserve">. </w:t>
      </w:r>
      <w:r w:rsidR="00A0511C">
        <w:rPr>
          <w:rFonts w:eastAsiaTheme="minorEastAsia"/>
        </w:rPr>
        <w:t xml:space="preserve">For </w:t>
      </w:r>
      <w:r w:rsidR="00D81519">
        <w:rPr>
          <w:rFonts w:eastAsiaTheme="minorEastAsia"/>
        </w:rPr>
        <w:t>a best</w:t>
      </w:r>
      <w:r w:rsidR="000B1788">
        <w:rPr>
          <w:rFonts w:eastAsiaTheme="minorEastAsia"/>
        </w:rPr>
        <w:t>-</w:t>
      </w:r>
      <w:r w:rsidR="00D81519">
        <w:rPr>
          <w:rFonts w:eastAsiaTheme="minorEastAsia"/>
        </w:rPr>
        <w:t>case</w:t>
      </w:r>
      <w:r w:rsidR="00A0511C">
        <w:rPr>
          <w:rFonts w:eastAsiaTheme="minorEastAsia"/>
        </w:rPr>
        <w:t xml:space="preserve"> scenario</w:t>
      </w:r>
      <w:r w:rsidR="002134FC">
        <w:rPr>
          <w:rFonts w:eastAsiaTheme="minorEastAsia"/>
        </w:rPr>
        <w:t>, we assumed</w:t>
      </w:r>
      <w:r w:rsidR="00D81519">
        <w:rPr>
          <w:rFonts w:eastAsiaTheme="minorEastAsia"/>
        </w:rPr>
        <w:t xml:space="preserve"> no future urban growth</w:t>
      </w:r>
      <w:r w:rsidR="002D7CA6">
        <w:rPr>
          <w:rFonts w:eastAsiaTheme="minorEastAsia"/>
        </w:rPr>
        <w:t xml:space="preserve"> (0% per decade)</w:t>
      </w:r>
      <w:r w:rsidR="00D81519">
        <w:rPr>
          <w:rFonts w:eastAsiaTheme="minorEastAsia"/>
        </w:rPr>
        <w:t>, and therefore that</w:t>
      </w:r>
      <w:r w:rsidR="002134FC">
        <w:rPr>
          <w:rFonts w:eastAsiaTheme="minorEastAsia"/>
        </w:rPr>
        <w:t xml:space="preserve"> the </w:t>
      </w:r>
      <w:r w:rsidR="00BD157F">
        <w:rPr>
          <w:rFonts w:eastAsiaTheme="minorEastAsia"/>
        </w:rPr>
        <w:t>percent of habitat within developed areas</w:t>
      </w:r>
      <w:r w:rsidR="002134FC">
        <w:rPr>
          <w:rFonts w:eastAsiaTheme="minorEastAsia"/>
        </w:rPr>
        <w:t xml:space="preserve"> would remain the sa</w:t>
      </w:r>
      <w:r w:rsidR="002836A7">
        <w:rPr>
          <w:rFonts w:eastAsiaTheme="minorEastAsia"/>
        </w:rPr>
        <w:t>me as curr</w:t>
      </w:r>
      <w:r w:rsidR="006979C5">
        <w:rPr>
          <w:rFonts w:eastAsiaTheme="minorEastAsia"/>
        </w:rPr>
        <w:t xml:space="preserve">ent conditions </w:t>
      </w:r>
      <w:r w:rsidR="002836A7">
        <w:rPr>
          <w:rFonts w:eastAsiaTheme="minorEastAsia"/>
        </w:rPr>
        <w:t>(</w:t>
      </w:r>
      <w:r w:rsidR="00BD157F">
        <w:rPr>
          <w:rFonts w:eastAsiaTheme="minorEastAsia"/>
        </w:rPr>
        <w:t>43%</w:t>
      </w:r>
      <w:r w:rsidR="002836A7">
        <w:rPr>
          <w:rFonts w:eastAsiaTheme="minorEastAsia"/>
        </w:rPr>
        <w:t>)</w:t>
      </w:r>
      <w:r w:rsidR="006979C5">
        <w:rPr>
          <w:rFonts w:eastAsiaTheme="minorEastAsia"/>
        </w:rPr>
        <w:t xml:space="preserve"> and that the total amount of habitat would remain constant</w:t>
      </w:r>
      <w:r w:rsidR="002D7CA6">
        <w:rPr>
          <w:rFonts w:eastAsiaTheme="minorEastAsia"/>
        </w:rPr>
        <w:t xml:space="preserve"> (</w:t>
      </w:r>
      <w:r w:rsidR="002D7CA6">
        <w:t>379,029 ha)</w:t>
      </w:r>
      <w:r w:rsidR="002836A7">
        <w:rPr>
          <w:rFonts w:eastAsiaTheme="minorEastAsia"/>
        </w:rPr>
        <w:t xml:space="preserve">. </w:t>
      </w:r>
      <w:r w:rsidR="007A1583">
        <w:rPr>
          <w:rFonts w:eastAsiaTheme="minorEastAsia"/>
        </w:rPr>
        <w:t xml:space="preserve">We next considered a scenario in which the rate of urbanization was reduced by half to a rate of 8% per decade, and therefore that both the proportion of habitat falling in an urban matrix would increase by 8% every ten years and the total habitat area would decrease by 8% every ten years. For a status quo scenario, we assumed the rate of urbanization would continue at 16% per decade, </w:t>
      </w:r>
      <w:r w:rsidR="00D81519">
        <w:rPr>
          <w:rFonts w:eastAsiaTheme="minorEastAsia"/>
        </w:rPr>
        <w:t>and the total amount of available habitat would decrease by 16% every ten years</w:t>
      </w:r>
      <w:r w:rsidR="00495509">
        <w:rPr>
          <w:rFonts w:eastAsiaTheme="minorEastAsia"/>
        </w:rPr>
        <w:t xml:space="preserve">. </w:t>
      </w:r>
      <w:r w:rsidR="007A1583">
        <w:rPr>
          <w:rFonts w:eastAsiaTheme="minorEastAsia"/>
        </w:rPr>
        <w:t>For the worst</w:t>
      </w:r>
      <w:r w:rsidR="000B1788">
        <w:rPr>
          <w:rFonts w:eastAsiaTheme="minorEastAsia"/>
        </w:rPr>
        <w:t>-</w:t>
      </w:r>
      <w:r w:rsidR="007A1583">
        <w:rPr>
          <w:rFonts w:eastAsiaTheme="minorEastAsia"/>
        </w:rPr>
        <w:t xml:space="preserve">case scenario, we assumed that the rate of urbanization </w:t>
      </w:r>
      <w:r w:rsidR="007A1583">
        <w:rPr>
          <w:rFonts w:eastAsiaTheme="minorEastAsia"/>
        </w:rPr>
        <w:lastRenderedPageBreak/>
        <w:t xml:space="preserve">would increase by half to rate of 24% per decade. </w:t>
      </w:r>
      <w:r w:rsidR="00D81519">
        <w:rPr>
          <w:rFonts w:eastAsiaTheme="minorEastAsia"/>
        </w:rPr>
        <w:t xml:space="preserve">To implement these changes in </w:t>
      </w:r>
      <w:r w:rsidR="00495509">
        <w:rPr>
          <w:rFonts w:eastAsiaTheme="minorEastAsia"/>
        </w:rPr>
        <w:t xml:space="preserve">land cover in the model, we calculated </w:t>
      </w:r>
      <w:r w:rsidR="007A1583">
        <w:rPr>
          <w:rFonts w:eastAsiaTheme="minorEastAsia"/>
        </w:rPr>
        <w:t xml:space="preserve">the expected rate of development per year </w:t>
      </w:r>
      <w:r w:rsidR="00495509">
        <w:rPr>
          <w:rFonts w:eastAsiaTheme="minorEastAsia"/>
        </w:rPr>
        <w:t xml:space="preserve">and used this to calculate the predicted total habitat availability and proportion in urban areas. This assumes that development </w:t>
      </w:r>
      <w:r w:rsidR="007A1583">
        <w:rPr>
          <w:rFonts w:eastAsiaTheme="minorEastAsia"/>
        </w:rPr>
        <w:t>occurs</w:t>
      </w:r>
      <w:r w:rsidR="00495509">
        <w:rPr>
          <w:rFonts w:eastAsiaTheme="minorEastAsia"/>
        </w:rPr>
        <w:t xml:space="preserve"> gradually each year</w:t>
      </w:r>
      <w:r w:rsidR="007A1583">
        <w:rPr>
          <w:rFonts w:eastAsiaTheme="minorEastAsia"/>
        </w:rPr>
        <w:t xml:space="preserve"> </w:t>
      </w:r>
      <w:r w:rsidR="00495509">
        <w:rPr>
          <w:rFonts w:eastAsiaTheme="minorEastAsia"/>
        </w:rPr>
        <w:t xml:space="preserve">(Figure 3). </w:t>
      </w:r>
    </w:p>
    <w:p w14:paraId="26137E88" w14:textId="26412D31" w:rsidR="00A30061" w:rsidRDefault="00A30061" w:rsidP="00A30061">
      <w:pPr>
        <w:spacing w:after="0" w:line="480" w:lineRule="auto"/>
        <w:ind w:firstLine="720"/>
        <w:rPr>
          <w:rFonts w:eastAsiaTheme="minorEastAsia"/>
        </w:rPr>
      </w:pPr>
    </w:p>
    <w:p w14:paraId="2D6F64E1" w14:textId="77777777" w:rsidR="00A30061" w:rsidRDefault="00A30061" w:rsidP="00A30061">
      <w:pPr>
        <w:spacing w:after="0" w:line="480" w:lineRule="auto"/>
        <w:ind w:firstLine="720"/>
        <w:rPr>
          <w:rFonts w:eastAsiaTheme="minorEastAsia"/>
        </w:rPr>
      </w:pPr>
    </w:p>
    <w:p w14:paraId="35AF9D33" w14:textId="4196C436" w:rsidR="00495509" w:rsidRDefault="009C4879" w:rsidP="006D6A6C">
      <w:pPr>
        <w:spacing w:after="0" w:line="480" w:lineRule="auto"/>
        <w:rPr>
          <w:rFonts w:eastAsiaTheme="minorEastAsia"/>
        </w:rPr>
      </w:pPr>
      <w:r>
        <w:rPr>
          <w:rFonts w:eastAsiaTheme="minorEastAsia"/>
          <w:noProof/>
        </w:rPr>
        <w:drawing>
          <wp:inline distT="0" distB="0" distL="0" distR="0" wp14:anchorId="4FF231BE" wp14:editId="43FBDA27">
            <wp:extent cx="5943600" cy="3562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3C941551" w14:textId="6BC4739F" w:rsidR="00495509" w:rsidRDefault="00987D1B" w:rsidP="006D6A6C">
      <w:pPr>
        <w:spacing w:after="0" w:line="240" w:lineRule="auto"/>
        <w:rPr>
          <w:rFonts w:eastAsiaTheme="minorEastAsia"/>
        </w:rPr>
      </w:pPr>
      <w:r w:rsidRPr="00987D1B">
        <w:rPr>
          <w:rFonts w:eastAsiaTheme="minorEastAsia"/>
          <w:b/>
          <w:bCs/>
        </w:rPr>
        <w:t>Figure 3</w:t>
      </w:r>
      <w:r>
        <w:rPr>
          <w:rFonts w:eastAsiaTheme="minorEastAsia"/>
        </w:rPr>
        <w:t xml:space="preserve">.  </w:t>
      </w:r>
      <w:r w:rsidR="00D619A4">
        <w:rPr>
          <w:rFonts w:eastAsiaTheme="minorEastAsia"/>
        </w:rPr>
        <w:t>C</w:t>
      </w:r>
      <w:r>
        <w:rPr>
          <w:rFonts w:eastAsiaTheme="minorEastAsia"/>
        </w:rPr>
        <w:t xml:space="preserve">hange in the total habitat area and the proportion of habitat falling within an urban area </w:t>
      </w:r>
      <w:r w:rsidR="00D619A4">
        <w:rPr>
          <w:rFonts w:eastAsiaTheme="minorEastAsia"/>
        </w:rPr>
        <w:t>under</w:t>
      </w:r>
      <w:r>
        <w:rPr>
          <w:rFonts w:eastAsiaTheme="minorEastAsia"/>
        </w:rPr>
        <w:t xml:space="preserve"> </w:t>
      </w:r>
      <w:r w:rsidR="007A1583">
        <w:rPr>
          <w:rFonts w:eastAsiaTheme="minorEastAsia"/>
        </w:rPr>
        <w:t>four</w:t>
      </w:r>
      <w:r>
        <w:rPr>
          <w:rFonts w:eastAsiaTheme="minorEastAsia"/>
        </w:rPr>
        <w:t xml:space="preserve"> future scenarios</w:t>
      </w:r>
      <w:r w:rsidR="007A1583">
        <w:rPr>
          <w:rFonts w:eastAsiaTheme="minorEastAsia"/>
        </w:rPr>
        <w:t>, each representing a different rate of urbanization (0% per decade, 8% per decade, 16% per decade, or 24% per decade)</w:t>
      </w:r>
      <w:r>
        <w:rPr>
          <w:rFonts w:eastAsiaTheme="minorEastAsia"/>
        </w:rPr>
        <w:t>. These scenarios are based on an analysis by Castro-Prieto et al (2017) and described in text.</w:t>
      </w:r>
    </w:p>
    <w:p w14:paraId="40FD5D1A" w14:textId="227CECE0" w:rsidR="00214D7F" w:rsidRDefault="00214D7F" w:rsidP="006D6A6C">
      <w:pPr>
        <w:spacing w:after="0" w:line="480" w:lineRule="auto"/>
        <w:rPr>
          <w:rFonts w:eastAsiaTheme="minorEastAsia"/>
        </w:rPr>
      </w:pPr>
    </w:p>
    <w:p w14:paraId="4F44655A" w14:textId="77777777" w:rsidR="00214D7F" w:rsidRDefault="00214D7F" w:rsidP="006D6A6C">
      <w:pPr>
        <w:spacing w:after="0" w:line="240" w:lineRule="auto"/>
        <w:rPr>
          <w:rFonts w:eastAsiaTheme="minorEastAsia"/>
        </w:rPr>
      </w:pPr>
    </w:p>
    <w:p w14:paraId="3AB09334" w14:textId="5D778AFF" w:rsidR="00214D7F" w:rsidRDefault="00214D7F" w:rsidP="006D6A6C">
      <w:pPr>
        <w:spacing w:after="0" w:line="240" w:lineRule="auto"/>
        <w:rPr>
          <w:rFonts w:eastAsiaTheme="minorEastAsia"/>
        </w:rPr>
      </w:pPr>
      <w:r w:rsidRPr="00214D7F">
        <w:rPr>
          <w:rFonts w:eastAsiaTheme="minorEastAsia"/>
          <w:b/>
          <w:bCs/>
        </w:rPr>
        <w:t>Table 4.</w:t>
      </w:r>
      <w:r>
        <w:rPr>
          <w:rFonts w:eastAsiaTheme="minorEastAsia"/>
        </w:rPr>
        <w:t xml:space="preserve"> The total habitat area and proportion of habitat falling within an urban area in 30 years under four potential rates of urban growth. </w:t>
      </w:r>
    </w:p>
    <w:tbl>
      <w:tblPr>
        <w:tblStyle w:val="TableGrid"/>
        <w:tblW w:w="9467"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99"/>
        <w:gridCol w:w="2299"/>
        <w:gridCol w:w="2299"/>
        <w:gridCol w:w="2570"/>
      </w:tblGrid>
      <w:tr w:rsidR="009C4879" w14:paraId="0C7E33CB" w14:textId="77777777" w:rsidTr="00214D7F">
        <w:trPr>
          <w:trHeight w:val="537"/>
        </w:trPr>
        <w:tc>
          <w:tcPr>
            <w:tcW w:w="2299" w:type="dxa"/>
            <w:vMerge w:val="restart"/>
            <w:tcBorders>
              <w:top w:val="single" w:sz="4" w:space="0" w:color="auto"/>
            </w:tcBorders>
            <w:vAlign w:val="center"/>
          </w:tcPr>
          <w:p w14:paraId="5F725C27" w14:textId="733DC266" w:rsidR="009C4879" w:rsidRDefault="009C4879" w:rsidP="009C4879">
            <w:pPr>
              <w:jc w:val="center"/>
              <w:rPr>
                <w:rFonts w:ascii="Calibri" w:hAnsi="Calibri" w:cs="Calibri"/>
                <w:color w:val="000000"/>
              </w:rPr>
            </w:pPr>
            <w:r>
              <w:rPr>
                <w:rFonts w:ascii="Calibri" w:hAnsi="Calibri" w:cs="Calibri"/>
                <w:color w:val="000000"/>
              </w:rPr>
              <w:t>Scenario</w:t>
            </w:r>
          </w:p>
        </w:tc>
        <w:tc>
          <w:tcPr>
            <w:tcW w:w="2299" w:type="dxa"/>
            <w:vMerge w:val="restart"/>
            <w:tcBorders>
              <w:top w:val="single" w:sz="4" w:space="0" w:color="auto"/>
            </w:tcBorders>
            <w:vAlign w:val="center"/>
          </w:tcPr>
          <w:p w14:paraId="41462C3E" w14:textId="75D1306A" w:rsidR="009C4879" w:rsidRDefault="009C4879" w:rsidP="009C4879">
            <w:pPr>
              <w:jc w:val="center"/>
              <w:rPr>
                <w:rFonts w:ascii="Calibri" w:hAnsi="Calibri" w:cs="Calibri"/>
                <w:color w:val="000000"/>
              </w:rPr>
            </w:pPr>
            <w:r>
              <w:rPr>
                <w:rFonts w:ascii="Calibri" w:hAnsi="Calibri" w:cs="Calibri"/>
                <w:color w:val="000000"/>
              </w:rPr>
              <w:t>Urban growth per decade</w:t>
            </w:r>
          </w:p>
        </w:tc>
        <w:tc>
          <w:tcPr>
            <w:tcW w:w="2299" w:type="dxa"/>
            <w:vMerge w:val="restart"/>
            <w:tcBorders>
              <w:top w:val="single" w:sz="4" w:space="0" w:color="auto"/>
            </w:tcBorders>
            <w:vAlign w:val="center"/>
          </w:tcPr>
          <w:p w14:paraId="2A46E82B" w14:textId="7ED58DF6" w:rsidR="009C4879" w:rsidRDefault="009C4879" w:rsidP="009C4879">
            <w:pPr>
              <w:jc w:val="center"/>
              <w:rPr>
                <w:rFonts w:ascii="Calibri" w:hAnsi="Calibri" w:cs="Calibri"/>
                <w:color w:val="000000"/>
              </w:rPr>
            </w:pPr>
            <w:r>
              <w:rPr>
                <w:rFonts w:ascii="Calibri" w:hAnsi="Calibri" w:cs="Calibri"/>
                <w:color w:val="000000"/>
              </w:rPr>
              <w:t>Total habitat area in final year (ha)</w:t>
            </w:r>
          </w:p>
        </w:tc>
        <w:tc>
          <w:tcPr>
            <w:tcW w:w="2570" w:type="dxa"/>
            <w:vMerge w:val="restart"/>
            <w:tcBorders>
              <w:top w:val="single" w:sz="4" w:space="0" w:color="auto"/>
            </w:tcBorders>
            <w:vAlign w:val="center"/>
          </w:tcPr>
          <w:p w14:paraId="6C90DD14" w14:textId="56CC9A06" w:rsidR="009C4879" w:rsidRDefault="009C4879" w:rsidP="009C4879">
            <w:pPr>
              <w:jc w:val="center"/>
              <w:rPr>
                <w:rFonts w:ascii="Calibri" w:hAnsi="Calibri" w:cs="Calibri"/>
                <w:color w:val="000000"/>
              </w:rPr>
            </w:pPr>
            <w:r>
              <w:rPr>
                <w:rFonts w:ascii="Calibri" w:hAnsi="Calibri" w:cs="Calibri"/>
                <w:color w:val="000000"/>
              </w:rPr>
              <w:t>Percent of habitat in developed areas in final year</w:t>
            </w:r>
          </w:p>
        </w:tc>
      </w:tr>
      <w:tr w:rsidR="009C4879" w14:paraId="615B69DA" w14:textId="77777777" w:rsidTr="00214D7F">
        <w:trPr>
          <w:trHeight w:val="537"/>
        </w:trPr>
        <w:tc>
          <w:tcPr>
            <w:tcW w:w="2299" w:type="dxa"/>
            <w:vMerge/>
            <w:tcBorders>
              <w:bottom w:val="single" w:sz="4" w:space="0" w:color="auto"/>
            </w:tcBorders>
            <w:vAlign w:val="center"/>
          </w:tcPr>
          <w:p w14:paraId="60959908" w14:textId="77777777" w:rsidR="009C4879" w:rsidRDefault="009C4879" w:rsidP="009C4879">
            <w:pPr>
              <w:jc w:val="center"/>
              <w:rPr>
                <w:rFonts w:ascii="Calibri" w:hAnsi="Calibri" w:cs="Calibri"/>
                <w:color w:val="000000"/>
              </w:rPr>
            </w:pPr>
          </w:p>
        </w:tc>
        <w:tc>
          <w:tcPr>
            <w:tcW w:w="2299" w:type="dxa"/>
            <w:vMerge/>
            <w:tcBorders>
              <w:bottom w:val="single" w:sz="4" w:space="0" w:color="auto"/>
            </w:tcBorders>
            <w:vAlign w:val="center"/>
          </w:tcPr>
          <w:p w14:paraId="661CC123" w14:textId="77777777" w:rsidR="009C4879" w:rsidRDefault="009C4879" w:rsidP="009C4879">
            <w:pPr>
              <w:jc w:val="center"/>
            </w:pPr>
          </w:p>
        </w:tc>
        <w:tc>
          <w:tcPr>
            <w:tcW w:w="2299" w:type="dxa"/>
            <w:vMerge/>
            <w:tcBorders>
              <w:bottom w:val="single" w:sz="4" w:space="0" w:color="auto"/>
            </w:tcBorders>
            <w:vAlign w:val="center"/>
          </w:tcPr>
          <w:p w14:paraId="5AD778A0" w14:textId="77777777" w:rsidR="009C4879" w:rsidRDefault="009C4879" w:rsidP="009C4879">
            <w:pPr>
              <w:jc w:val="center"/>
            </w:pPr>
          </w:p>
        </w:tc>
        <w:tc>
          <w:tcPr>
            <w:tcW w:w="2570" w:type="dxa"/>
            <w:vMerge/>
            <w:tcBorders>
              <w:bottom w:val="single" w:sz="4" w:space="0" w:color="auto"/>
            </w:tcBorders>
            <w:vAlign w:val="center"/>
          </w:tcPr>
          <w:p w14:paraId="173B849E" w14:textId="77777777" w:rsidR="009C4879" w:rsidRDefault="009C4879" w:rsidP="009C4879">
            <w:pPr>
              <w:jc w:val="center"/>
            </w:pPr>
          </w:p>
        </w:tc>
      </w:tr>
      <w:tr w:rsidR="009C4879" w14:paraId="58236B3D" w14:textId="77777777" w:rsidTr="00214D7F">
        <w:tc>
          <w:tcPr>
            <w:tcW w:w="2299" w:type="dxa"/>
            <w:tcBorders>
              <w:top w:val="single" w:sz="4" w:space="0" w:color="auto"/>
            </w:tcBorders>
            <w:vAlign w:val="center"/>
          </w:tcPr>
          <w:p w14:paraId="0AF8C2D7" w14:textId="15674A08" w:rsidR="009C4879" w:rsidRDefault="009C4879" w:rsidP="009C4879">
            <w:pPr>
              <w:jc w:val="center"/>
              <w:rPr>
                <w:rFonts w:ascii="Calibri" w:hAnsi="Calibri" w:cs="Calibri"/>
                <w:color w:val="000000"/>
              </w:rPr>
            </w:pPr>
            <w:r>
              <w:rPr>
                <w:rFonts w:ascii="Calibri" w:hAnsi="Calibri" w:cs="Calibri"/>
                <w:color w:val="000000"/>
              </w:rPr>
              <w:lastRenderedPageBreak/>
              <w:t>No further urbanization</w:t>
            </w:r>
          </w:p>
        </w:tc>
        <w:tc>
          <w:tcPr>
            <w:tcW w:w="2299" w:type="dxa"/>
            <w:tcBorders>
              <w:top w:val="single" w:sz="4" w:space="0" w:color="auto"/>
            </w:tcBorders>
            <w:vAlign w:val="center"/>
          </w:tcPr>
          <w:p w14:paraId="04576223" w14:textId="47D30013" w:rsidR="009C4879" w:rsidRDefault="009C4879" w:rsidP="009C4879">
            <w:pPr>
              <w:jc w:val="center"/>
            </w:pPr>
            <w:r>
              <w:t>0%</w:t>
            </w:r>
          </w:p>
        </w:tc>
        <w:tc>
          <w:tcPr>
            <w:tcW w:w="2299" w:type="dxa"/>
            <w:tcBorders>
              <w:top w:val="single" w:sz="4" w:space="0" w:color="auto"/>
            </w:tcBorders>
            <w:vAlign w:val="center"/>
          </w:tcPr>
          <w:p w14:paraId="6EC4663F" w14:textId="6FF9B46F" w:rsidR="009C4879" w:rsidRDefault="009C4879" w:rsidP="009C4879">
            <w:pPr>
              <w:jc w:val="center"/>
            </w:pPr>
            <w:r>
              <w:t>379,029</w:t>
            </w:r>
          </w:p>
        </w:tc>
        <w:tc>
          <w:tcPr>
            <w:tcW w:w="2570" w:type="dxa"/>
            <w:tcBorders>
              <w:top w:val="single" w:sz="4" w:space="0" w:color="auto"/>
            </w:tcBorders>
            <w:vAlign w:val="center"/>
          </w:tcPr>
          <w:p w14:paraId="7F937CB0" w14:textId="6A95C9CA" w:rsidR="009C4879" w:rsidRDefault="009C4879" w:rsidP="009C4879">
            <w:pPr>
              <w:jc w:val="center"/>
            </w:pPr>
            <w:r>
              <w:t>43%</w:t>
            </w:r>
          </w:p>
        </w:tc>
      </w:tr>
      <w:tr w:rsidR="009C4879" w14:paraId="1F2317DD" w14:textId="77777777" w:rsidTr="00214D7F">
        <w:tc>
          <w:tcPr>
            <w:tcW w:w="2299" w:type="dxa"/>
            <w:vAlign w:val="center"/>
          </w:tcPr>
          <w:p w14:paraId="61D5F460" w14:textId="1FF9E69C" w:rsidR="009C4879" w:rsidRDefault="009C4879" w:rsidP="009C4879">
            <w:pPr>
              <w:jc w:val="center"/>
              <w:rPr>
                <w:rFonts w:ascii="Calibri" w:hAnsi="Calibri" w:cs="Calibri"/>
                <w:color w:val="000000"/>
              </w:rPr>
            </w:pPr>
            <w:r>
              <w:rPr>
                <w:rFonts w:ascii="Calibri" w:hAnsi="Calibri" w:cs="Calibri"/>
                <w:color w:val="000000"/>
              </w:rPr>
              <w:t>Reduced urbanization</w:t>
            </w:r>
          </w:p>
        </w:tc>
        <w:tc>
          <w:tcPr>
            <w:tcW w:w="2299" w:type="dxa"/>
            <w:vAlign w:val="center"/>
          </w:tcPr>
          <w:p w14:paraId="680CF252" w14:textId="07D5AA36" w:rsidR="009C4879" w:rsidRPr="006979C5" w:rsidRDefault="009C4879" w:rsidP="009C4879">
            <w:pPr>
              <w:jc w:val="center"/>
              <w:rPr>
                <w:rFonts w:ascii="Calibri" w:hAnsi="Calibri" w:cs="Calibri"/>
                <w:color w:val="000000"/>
              </w:rPr>
            </w:pPr>
            <w:r>
              <w:rPr>
                <w:rFonts w:ascii="Calibri" w:hAnsi="Calibri" w:cs="Calibri"/>
                <w:color w:val="000000"/>
              </w:rPr>
              <w:t>8%</w:t>
            </w:r>
          </w:p>
        </w:tc>
        <w:tc>
          <w:tcPr>
            <w:tcW w:w="2299" w:type="dxa"/>
            <w:vAlign w:val="center"/>
          </w:tcPr>
          <w:p w14:paraId="4F8FDB4C" w14:textId="42EAC48E" w:rsidR="009C4879" w:rsidRDefault="009C4879" w:rsidP="009C4879">
            <w:pPr>
              <w:jc w:val="center"/>
            </w:pPr>
            <w:r>
              <w:t>300,269</w:t>
            </w:r>
          </w:p>
        </w:tc>
        <w:tc>
          <w:tcPr>
            <w:tcW w:w="2570" w:type="dxa"/>
            <w:vAlign w:val="center"/>
          </w:tcPr>
          <w:p w14:paraId="5CDCD6A3" w14:textId="202EEB3F" w:rsidR="009C4879" w:rsidRDefault="009C4879" w:rsidP="009C4879">
            <w:pPr>
              <w:jc w:val="center"/>
            </w:pPr>
            <w:r>
              <w:t>54%</w:t>
            </w:r>
          </w:p>
        </w:tc>
      </w:tr>
      <w:tr w:rsidR="009C4879" w14:paraId="75D397D6" w14:textId="77777777" w:rsidTr="00214D7F">
        <w:tc>
          <w:tcPr>
            <w:tcW w:w="2299" w:type="dxa"/>
            <w:vAlign w:val="center"/>
          </w:tcPr>
          <w:p w14:paraId="20573B4D" w14:textId="7B76DA10" w:rsidR="009C4879" w:rsidRDefault="009C4879" w:rsidP="009C4879">
            <w:pPr>
              <w:jc w:val="center"/>
              <w:rPr>
                <w:rFonts w:ascii="Calibri" w:hAnsi="Calibri" w:cs="Calibri"/>
                <w:color w:val="000000"/>
              </w:rPr>
            </w:pPr>
            <w:r>
              <w:rPr>
                <w:rFonts w:ascii="Calibri" w:hAnsi="Calibri" w:cs="Calibri"/>
                <w:color w:val="000000"/>
              </w:rPr>
              <w:t>Status quo</w:t>
            </w:r>
          </w:p>
        </w:tc>
        <w:tc>
          <w:tcPr>
            <w:tcW w:w="2299" w:type="dxa"/>
            <w:vAlign w:val="center"/>
          </w:tcPr>
          <w:p w14:paraId="4D8AAD6C" w14:textId="0C941412" w:rsidR="009C4879" w:rsidRDefault="009C4879" w:rsidP="009C4879">
            <w:pPr>
              <w:jc w:val="center"/>
            </w:pPr>
            <w:r>
              <w:t>16%</w:t>
            </w:r>
          </w:p>
        </w:tc>
        <w:tc>
          <w:tcPr>
            <w:tcW w:w="2299" w:type="dxa"/>
            <w:vAlign w:val="center"/>
          </w:tcPr>
          <w:p w14:paraId="13BD7542" w14:textId="582A491D" w:rsidR="009C4879" w:rsidRDefault="009C4879" w:rsidP="009C4879">
            <w:pPr>
              <w:jc w:val="center"/>
            </w:pPr>
            <w:r>
              <w:t>237,427</w:t>
            </w:r>
          </w:p>
        </w:tc>
        <w:tc>
          <w:tcPr>
            <w:tcW w:w="2570" w:type="dxa"/>
            <w:vAlign w:val="center"/>
          </w:tcPr>
          <w:p w14:paraId="6648117B" w14:textId="69A763F6" w:rsidR="009C4879" w:rsidRDefault="009C4879" w:rsidP="009C4879">
            <w:pPr>
              <w:jc w:val="center"/>
            </w:pPr>
            <w:r>
              <w:t>58%</w:t>
            </w:r>
          </w:p>
        </w:tc>
      </w:tr>
      <w:tr w:rsidR="009C4879" w14:paraId="72A418D7" w14:textId="77777777" w:rsidTr="00214D7F">
        <w:tc>
          <w:tcPr>
            <w:tcW w:w="2299" w:type="dxa"/>
            <w:vAlign w:val="center"/>
          </w:tcPr>
          <w:p w14:paraId="5174EC1F" w14:textId="475864CF" w:rsidR="009C4879" w:rsidRDefault="009C4879" w:rsidP="009C4879">
            <w:pPr>
              <w:jc w:val="center"/>
              <w:rPr>
                <w:rFonts w:ascii="Calibri" w:hAnsi="Calibri" w:cs="Calibri"/>
                <w:color w:val="000000"/>
              </w:rPr>
            </w:pPr>
            <w:r>
              <w:rPr>
                <w:rFonts w:ascii="Calibri" w:hAnsi="Calibri" w:cs="Calibri"/>
                <w:color w:val="000000"/>
              </w:rPr>
              <w:t>Increased urbanization</w:t>
            </w:r>
          </w:p>
        </w:tc>
        <w:tc>
          <w:tcPr>
            <w:tcW w:w="2299" w:type="dxa"/>
            <w:vAlign w:val="center"/>
          </w:tcPr>
          <w:p w14:paraId="0D933303" w14:textId="5D954C59" w:rsidR="009C4879" w:rsidRDefault="009C4879" w:rsidP="009C4879">
            <w:pPr>
              <w:jc w:val="center"/>
            </w:pPr>
            <w:r>
              <w:t>24%</w:t>
            </w:r>
          </w:p>
        </w:tc>
        <w:tc>
          <w:tcPr>
            <w:tcW w:w="2299" w:type="dxa"/>
            <w:vAlign w:val="center"/>
          </w:tcPr>
          <w:p w14:paraId="48988A2E" w14:textId="41B77B5E" w:rsidR="009C4879" w:rsidRDefault="009C4879" w:rsidP="009C4879">
            <w:pPr>
              <w:jc w:val="center"/>
            </w:pPr>
            <w:r>
              <w:t>187,377</w:t>
            </w:r>
          </w:p>
        </w:tc>
        <w:tc>
          <w:tcPr>
            <w:tcW w:w="2570" w:type="dxa"/>
            <w:vAlign w:val="center"/>
          </w:tcPr>
          <w:p w14:paraId="1EF9DD1B" w14:textId="46880AC4" w:rsidR="009C4879" w:rsidRDefault="009C4879" w:rsidP="009C4879">
            <w:pPr>
              <w:jc w:val="center"/>
            </w:pPr>
            <w:r>
              <w:t>86%</w:t>
            </w:r>
          </w:p>
        </w:tc>
      </w:tr>
    </w:tbl>
    <w:p w14:paraId="20F12DAF" w14:textId="77777777" w:rsidR="00214D7F" w:rsidRDefault="00214D7F" w:rsidP="006D6A6C">
      <w:pPr>
        <w:spacing w:after="0" w:line="240" w:lineRule="auto"/>
        <w:rPr>
          <w:rFonts w:eastAsiaTheme="minorEastAsia"/>
        </w:rPr>
      </w:pPr>
    </w:p>
    <w:p w14:paraId="0BB6460B" w14:textId="61673B18" w:rsidR="00C353EB" w:rsidRDefault="00C353EB" w:rsidP="006D6A6C">
      <w:pPr>
        <w:spacing w:after="0" w:line="480" w:lineRule="auto"/>
        <w:rPr>
          <w:rFonts w:eastAsiaTheme="minorEastAsia"/>
        </w:rPr>
      </w:pPr>
    </w:p>
    <w:p w14:paraId="5052F245" w14:textId="77777777" w:rsidR="00B650C2" w:rsidRDefault="00B650C2" w:rsidP="006D6A6C">
      <w:pPr>
        <w:spacing w:after="0" w:line="480" w:lineRule="auto"/>
        <w:rPr>
          <w:rFonts w:eastAsiaTheme="minorEastAsia"/>
        </w:rPr>
      </w:pPr>
    </w:p>
    <w:p w14:paraId="54C9F3BC" w14:textId="77777777" w:rsidR="000210EC" w:rsidRDefault="000210EC" w:rsidP="006D6A6C">
      <w:pPr>
        <w:spacing w:after="0" w:line="480" w:lineRule="auto"/>
        <w:rPr>
          <w:rFonts w:eastAsiaTheme="minorEastAsia"/>
          <w:i/>
        </w:rPr>
      </w:pPr>
    </w:p>
    <w:p w14:paraId="5B13B001" w14:textId="556668A9" w:rsidR="00015663" w:rsidRDefault="00015663" w:rsidP="006D6A6C">
      <w:pPr>
        <w:spacing w:after="0" w:line="480" w:lineRule="auto"/>
        <w:rPr>
          <w:rFonts w:eastAsiaTheme="minorEastAsia"/>
        </w:rPr>
      </w:pPr>
      <w:r>
        <w:rPr>
          <w:rFonts w:eastAsiaTheme="minorEastAsia"/>
          <w:i/>
        </w:rPr>
        <w:t>Population Projection</w:t>
      </w:r>
    </w:p>
    <w:p w14:paraId="1D53F24E" w14:textId="1B33D216" w:rsidR="00015663" w:rsidRDefault="00D52E2F" w:rsidP="006D6A6C">
      <w:pPr>
        <w:spacing w:after="0" w:line="480" w:lineRule="auto"/>
        <w:ind w:firstLine="720"/>
        <w:rPr>
          <w:rFonts w:eastAsiaTheme="minorEastAsia"/>
        </w:rPr>
      </w:pPr>
      <w:r>
        <w:rPr>
          <w:rFonts w:eastAsiaTheme="minorEastAsia"/>
        </w:rPr>
        <w:t>We projected the population for 10</w:t>
      </w:r>
      <w:r w:rsidR="0040207E">
        <w:rPr>
          <w:rFonts w:eastAsiaTheme="minorEastAsia"/>
        </w:rPr>
        <w:t>0</w:t>
      </w:r>
      <w:r>
        <w:rPr>
          <w:rFonts w:eastAsiaTheme="minorEastAsia"/>
        </w:rPr>
        <w:t xml:space="preserve">,000 replications per scenario. </w:t>
      </w:r>
      <w:r w:rsidR="00015663">
        <w:rPr>
          <w:rFonts w:eastAsiaTheme="minorEastAsia"/>
        </w:rPr>
        <w:t xml:space="preserve">For each </w:t>
      </w:r>
      <w:r>
        <w:rPr>
          <w:rFonts w:eastAsiaTheme="minorEastAsia"/>
        </w:rPr>
        <w:t>replicate</w:t>
      </w:r>
      <w:r w:rsidR="00015663">
        <w:rPr>
          <w:rFonts w:eastAsiaTheme="minorEastAsia"/>
        </w:rPr>
        <w:t xml:space="preserve">, we </w:t>
      </w:r>
      <w:r w:rsidR="000D4071">
        <w:rPr>
          <w:rFonts w:eastAsiaTheme="minorEastAsia"/>
        </w:rPr>
        <w:t xml:space="preserve">randomly </w:t>
      </w:r>
      <w:r w:rsidR="00015663">
        <w:rPr>
          <w:rFonts w:eastAsiaTheme="minorEastAsia"/>
        </w:rPr>
        <w:t>drew the initial population size</w:t>
      </w:r>
      <w:r w:rsidR="000D4071">
        <w:rPr>
          <w:rFonts w:eastAsiaTheme="minorEastAsia"/>
        </w:rPr>
        <w:t>, carrying capacity,</w:t>
      </w:r>
      <w:r w:rsidR="00015663">
        <w:rPr>
          <w:rFonts w:eastAsiaTheme="minorEastAsia"/>
        </w:rPr>
        <w:t xml:space="preserve"> and average demographic rates. The initial population size in each habitat type was equal to the iteration initial population size multiplied by proportion of the available habitat in that type. We projected each population for 30 years, starting in the stable stage distribution</w:t>
      </w:r>
      <w:r w:rsidR="00A44A76">
        <w:rPr>
          <w:rFonts w:eastAsiaTheme="minorEastAsia"/>
        </w:rPr>
        <w:t xml:space="preserve"> as calculated from the replicat</w:t>
      </w:r>
      <w:r w:rsidR="001F4DCA">
        <w:rPr>
          <w:rFonts w:eastAsiaTheme="minorEastAsia"/>
        </w:rPr>
        <w:t>e</w:t>
      </w:r>
      <w:r w:rsidR="00A44A76">
        <w:rPr>
          <w:rFonts w:eastAsiaTheme="minorEastAsia"/>
        </w:rPr>
        <w:t xml:space="preserve"> average matrix using the popbio package for R</w:t>
      </w:r>
      <w:r w:rsidR="00A30061">
        <w:rPr>
          <w:rFonts w:eastAsiaTheme="minorEastAsia"/>
        </w:rPr>
        <w:t xml:space="preserve"> </w:t>
      </w:r>
      <w:r w:rsidR="00A30061">
        <w:rPr>
          <w:rFonts w:eastAsiaTheme="minorEastAsia"/>
        </w:rPr>
        <w:fldChar w:fldCharType="begin" w:fldLock="1"/>
      </w:r>
      <w:r w:rsidR="007615D7">
        <w:rPr>
          <w:rFonts w:eastAsiaTheme="minorEastAsia"/>
        </w:rPr>
        <w:instrText>ADDIN CSL_CITATION {"citationItems":[{"id":"ITEM-1","itemData":{"author":[{"dropping-particle":"","family":"Stubben","given":"Chris","non-dropping-particle":"","parse-names":false,"suffix":""},{"dropping-particle":"","family":"Milligan","given":"Brook","non-dropping-particle":"","parse-names":false,"suffix":""}],"container-title":"Journal of Statistical Software","id":"ITEM-1","issue":"11","issued":{"date-parts":[["2007"]]},"title":"Estimating and Analyzing Demographic Models Using the popbio package in R","type":"article-journal","volume":"22"},"uris":["http://www.mendeley.com/documents/?uuid=f740e7e2-f83e-4050-9600-efc494a3afba"]},{"id":"ITEM-2","itemData":{"author":[{"dropping-particle":"","family":"R Core Team","given":"","non-dropping-particle":"","parse-names":false,"suffix":""}],"id":"ITEM-2","issued":{"date-parts":[["2016"]]},"number":"3.0.2","publisher":"R Foundation for Statistical Computing","publisher-place":"Vienna, Austria","title":"R: A language and environment for statistical computing","type":"article"},"uris":["http://www.mendeley.com/documents/?uuid=e7970719-5c79-4502-b860-303fa7e3ebcd"]}],"mendeley":{"formattedCitation":"(Stubben and Milligan 2007, R Core Team 2016)","plainTextFormattedCitation":"(Stubben and Milligan 2007, R Core Team 2016)","previouslyFormattedCitation":"(Stubben and Milligan 2007, R Core Team 2016)"},"properties":{"noteIndex":0},"schema":"https://github.com/citation-style-language/schema/raw/master/csl-citation.json"}</w:instrText>
      </w:r>
      <w:r w:rsidR="00A30061">
        <w:rPr>
          <w:rFonts w:eastAsiaTheme="minorEastAsia"/>
        </w:rPr>
        <w:fldChar w:fldCharType="separate"/>
      </w:r>
      <w:r w:rsidR="00A30061" w:rsidRPr="00A30061">
        <w:rPr>
          <w:rFonts w:eastAsiaTheme="minorEastAsia"/>
          <w:noProof/>
        </w:rPr>
        <w:t>(Stubben and Milligan 2007, R Core Team 2016)</w:t>
      </w:r>
      <w:r w:rsidR="00A30061">
        <w:rPr>
          <w:rFonts w:eastAsiaTheme="minorEastAsia"/>
        </w:rPr>
        <w:fldChar w:fldCharType="end"/>
      </w:r>
      <w:r w:rsidR="00015663">
        <w:rPr>
          <w:rFonts w:eastAsiaTheme="minorEastAsia"/>
        </w:rPr>
        <w:t xml:space="preserve">. For each year, we calculated </w:t>
      </w:r>
      <w:r w:rsidR="000D4071">
        <w:rPr>
          <w:rFonts w:eastAsiaTheme="minorEastAsia"/>
        </w:rPr>
        <w:t>annual</w:t>
      </w:r>
      <w:r w:rsidR="00015663">
        <w:rPr>
          <w:rFonts w:eastAsiaTheme="minorEastAsia"/>
        </w:rPr>
        <w:t xml:space="preserve"> </w:t>
      </w:r>
      <w:r w:rsidR="000A41B6">
        <w:rPr>
          <w:rFonts w:eastAsiaTheme="minorEastAsia"/>
        </w:rPr>
        <w:t xml:space="preserve">realized </w:t>
      </w:r>
      <w:r w:rsidR="00015663">
        <w:rPr>
          <w:rFonts w:eastAsiaTheme="minorEastAsia"/>
        </w:rPr>
        <w:t xml:space="preserve">demographic rates as described above and calculated the population size by multiplying the year-specific matrix by the population size in the previous time step. We summed the number of individuals in each stage to determine the total population size and calculated the change in population size from the first year by subtracting the initial population size from the projection population size. </w:t>
      </w:r>
      <w:r w:rsidR="000D0A79">
        <w:rPr>
          <w:rFonts w:eastAsiaTheme="minorEastAsia"/>
        </w:rPr>
        <w:t>We calculated the average population growth rate (</w:t>
      </w:r>
      <w:r w:rsidR="000D0A79">
        <w:rPr>
          <w:rFonts w:eastAsiaTheme="minorEastAsia" w:cstheme="minorHAnsi"/>
        </w:rPr>
        <w:t>λ</w:t>
      </w:r>
      <w:r w:rsidR="000D0A79">
        <w:rPr>
          <w:rFonts w:eastAsiaTheme="minorEastAsia"/>
        </w:rPr>
        <w:t xml:space="preserve">) for each replicate by finding the geometric mean of the year-specific growth rates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t</m:t>
                </m:r>
              </m:sub>
            </m:sSub>
            <m:r>
              <w:rPr>
                <w:rFonts w:ascii="Cambria Math" w:eastAsiaTheme="minorEastAsia" w:hAnsi="Cambria Math"/>
              </w:rPr>
              <m:t>=</m:t>
            </m:r>
            <m:f>
              <m:fPr>
                <m:type m:val="skw"/>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den>
            </m:f>
          </m:e>
        </m:d>
      </m:oMath>
      <w:r w:rsidR="000D0A79">
        <w:rPr>
          <w:rFonts w:eastAsiaTheme="minorEastAsia"/>
        </w:rPr>
        <w:t xml:space="preserve">. </w:t>
      </w:r>
      <w:r w:rsidR="00122890">
        <w:rPr>
          <w:rFonts w:eastAsiaTheme="minorEastAsia"/>
        </w:rPr>
        <w:t>We calculated the</w:t>
      </w:r>
      <w:r w:rsidR="007126E0">
        <w:rPr>
          <w:rFonts w:eastAsiaTheme="minorEastAsia"/>
        </w:rPr>
        <w:t xml:space="preserve"> probabilities of population growth and decline </w:t>
      </w:r>
      <w:r w:rsidR="00122890">
        <w:rPr>
          <w:rFonts w:eastAsiaTheme="minorEastAsia"/>
        </w:rPr>
        <w:t xml:space="preserve">for each scenario </w:t>
      </w:r>
      <w:r w:rsidR="007126E0">
        <w:rPr>
          <w:rFonts w:eastAsiaTheme="minorEastAsia"/>
        </w:rPr>
        <w:t>as the proportion of replicates in which the average population growth rate was</w:t>
      </w:r>
      <w:r w:rsidR="000A41B6">
        <w:rPr>
          <w:rFonts w:eastAsiaTheme="minorEastAsia"/>
        </w:rPr>
        <w:t xml:space="preserve"> </w:t>
      </w:r>
      <w:r w:rsidR="007126E0">
        <w:rPr>
          <w:rFonts w:eastAsiaTheme="minorEastAsia"/>
        </w:rPr>
        <w:t>greater than</w:t>
      </w:r>
      <w:r w:rsidR="000A41B6">
        <w:rPr>
          <w:rFonts w:eastAsiaTheme="minorEastAsia"/>
        </w:rPr>
        <w:t xml:space="preserve"> or equal to</w:t>
      </w:r>
      <w:r w:rsidR="007126E0">
        <w:rPr>
          <w:rFonts w:eastAsiaTheme="minorEastAsia"/>
        </w:rPr>
        <w:t xml:space="preserve"> 1 or less than 1, respectively.</w:t>
      </w:r>
    </w:p>
    <w:p w14:paraId="30BCD182" w14:textId="56D2F8E8" w:rsidR="00015663" w:rsidRDefault="00015663" w:rsidP="006D6A6C">
      <w:pPr>
        <w:spacing w:after="0" w:line="480" w:lineRule="auto"/>
        <w:rPr>
          <w:rFonts w:eastAsiaTheme="minorEastAsia"/>
        </w:rPr>
      </w:pPr>
    </w:p>
    <w:p w14:paraId="76A3B704" w14:textId="27A03C6C" w:rsidR="000D4071" w:rsidRDefault="000D4071" w:rsidP="006D6A6C">
      <w:pPr>
        <w:spacing w:after="0" w:line="480" w:lineRule="auto"/>
        <w:rPr>
          <w:rFonts w:eastAsiaTheme="minorEastAsia"/>
        </w:rPr>
      </w:pPr>
      <w:r>
        <w:rPr>
          <w:rFonts w:eastAsiaTheme="minorEastAsia"/>
          <w:i/>
          <w:iCs/>
        </w:rPr>
        <w:t>Quasi-extinction Threshold</w:t>
      </w:r>
    </w:p>
    <w:p w14:paraId="493AB0CF" w14:textId="418BA5B2" w:rsidR="000D4071" w:rsidRDefault="000210EC" w:rsidP="006D6A6C">
      <w:pPr>
        <w:spacing w:after="0" w:line="480" w:lineRule="auto"/>
        <w:ind w:firstLine="720"/>
        <w:rPr>
          <w:rFonts w:eastAsiaTheme="minorEastAsia"/>
        </w:rPr>
      </w:pPr>
      <w:r>
        <w:rPr>
          <w:rFonts w:eastAsiaTheme="minorEastAsia"/>
        </w:rPr>
        <w:lastRenderedPageBreak/>
        <w:t xml:space="preserve">The </w:t>
      </w:r>
      <w:r w:rsidR="00034E9F">
        <w:rPr>
          <w:rFonts w:eastAsiaTheme="minorEastAsia"/>
        </w:rPr>
        <w:t xml:space="preserve">quasi-extinction threshold is the population size below which either the population cannot recover because it enters </w:t>
      </w:r>
      <w:r w:rsidR="00445AC8">
        <w:rPr>
          <w:rFonts w:eastAsiaTheme="minorEastAsia"/>
        </w:rPr>
        <w:t>an</w:t>
      </w:r>
      <w:r w:rsidR="00034E9F">
        <w:rPr>
          <w:rFonts w:eastAsiaTheme="minorEastAsia"/>
        </w:rPr>
        <w:t xml:space="preserve"> </w:t>
      </w:r>
      <w:r w:rsidR="00445AC8">
        <w:rPr>
          <w:rFonts w:eastAsiaTheme="minorEastAsia"/>
        </w:rPr>
        <w:t>“</w:t>
      </w:r>
      <w:r w:rsidR="00034E9F">
        <w:rPr>
          <w:rFonts w:eastAsiaTheme="minorEastAsia"/>
        </w:rPr>
        <w:t>extinction vortex</w:t>
      </w:r>
      <w:r w:rsidR="00445AC8">
        <w:rPr>
          <w:rFonts w:eastAsiaTheme="minorEastAsia"/>
        </w:rPr>
        <w:t>”</w:t>
      </w:r>
      <w:r w:rsidR="00034E9F">
        <w:rPr>
          <w:rFonts w:eastAsiaTheme="minorEastAsia"/>
        </w:rPr>
        <w:t xml:space="preserve"> </w:t>
      </w:r>
      <w:r w:rsidR="00122890">
        <w:rPr>
          <w:rFonts w:eastAsiaTheme="minorEastAsia"/>
        </w:rPr>
        <w:fldChar w:fldCharType="begin" w:fldLock="1"/>
      </w:r>
      <w:r w:rsidR="00D81519">
        <w:rPr>
          <w:rFonts w:eastAsiaTheme="minorEastAsia"/>
        </w:rPr>
        <w:instrText>ADDIN CSL_CITATION {"citationItems":[{"id":"ITEM-1","itemData":{"author":[{"dropping-particle":"","family":"Gilpin","given":"Michael E.","non-dropping-particle":"","parse-names":false,"suffix":""},{"dropping-particle":"","family":"Soulé","given":"Michael E","non-dropping-particle":"","parse-names":false,"suffix":""}],"container-title":"Conservation Biology: the Science of Scarcity and Diversity","editor":[{"dropping-particle":"","family":"Soulé","given":"Michael E","non-dropping-particle":"","parse-names":false,"suffix":""}],"id":"ITEM-1","issued":{"date-parts":[["1986"]]},"page":"19-34","publisher":"Sinauer Associates, Inc.","publisher-place":"Sunderland, MA, USA","title":"Minimum viable populations: processes of species extinctions","type":"chapter"},"uris":["http://www.mendeley.com/documents/?uuid=a09bf172-8b83-415e-b1aa-571480340851"]}],"mendeley":{"formattedCitation":"(Gilpin and Soulé 1986)","plainTextFormattedCitation":"(Gilpin and Soulé 1986)","previouslyFormattedCitation":"(Gilpin and Soulé 1986)"},"properties":{"noteIndex":0},"schema":"https://github.com/citation-style-language/schema/raw/master/csl-citation.json"}</w:instrText>
      </w:r>
      <w:r w:rsidR="00122890">
        <w:rPr>
          <w:rFonts w:eastAsiaTheme="minorEastAsia"/>
        </w:rPr>
        <w:fldChar w:fldCharType="separate"/>
      </w:r>
      <w:r w:rsidR="00122890" w:rsidRPr="00122890">
        <w:rPr>
          <w:rFonts w:eastAsiaTheme="minorEastAsia"/>
          <w:noProof/>
        </w:rPr>
        <w:t>(Gilpin and Soulé 1986)</w:t>
      </w:r>
      <w:r w:rsidR="00122890">
        <w:rPr>
          <w:rFonts w:eastAsiaTheme="minorEastAsia"/>
        </w:rPr>
        <w:fldChar w:fldCharType="end"/>
      </w:r>
      <w:r w:rsidR="00445AC8">
        <w:rPr>
          <w:rFonts w:eastAsiaTheme="minorEastAsia"/>
        </w:rPr>
        <w:t>,</w:t>
      </w:r>
      <w:r w:rsidR="00122890">
        <w:rPr>
          <w:rFonts w:eastAsiaTheme="minorEastAsia"/>
        </w:rPr>
        <w:t xml:space="preserve"> or the plausible management alternatives would drastically change</w:t>
      </w:r>
      <w:r w:rsidR="00034E9F">
        <w:rPr>
          <w:rFonts w:eastAsiaTheme="minorEastAsia"/>
        </w:rPr>
        <w:t xml:space="preserve"> </w:t>
      </w:r>
      <w:r w:rsidR="00122890">
        <w:rPr>
          <w:rFonts w:eastAsiaTheme="minorEastAsia"/>
        </w:rPr>
        <w:t>(</w:t>
      </w:r>
      <w:r w:rsidR="00445AC8">
        <w:rPr>
          <w:rFonts w:eastAsiaTheme="minorEastAsia"/>
        </w:rPr>
        <w:t>e.g.</w:t>
      </w:r>
      <w:r w:rsidR="009627CF">
        <w:rPr>
          <w:rFonts w:eastAsiaTheme="minorEastAsia"/>
        </w:rPr>
        <w:t>,</w:t>
      </w:r>
      <w:r w:rsidR="00122890">
        <w:rPr>
          <w:rFonts w:eastAsiaTheme="minorEastAsia"/>
        </w:rPr>
        <w:t xml:space="preserve"> switching from habitat management to captive breeding). </w:t>
      </w:r>
      <w:r w:rsidR="00445AC8">
        <w:rPr>
          <w:rFonts w:eastAsiaTheme="minorEastAsia"/>
        </w:rPr>
        <w:t xml:space="preserve">Selecting an appropriate quasi-extinction threshold for a specific population is often challenging due to uncertainties about how demographic feedbacks and management actions influence realized population dynamics. Therefore, we assessed quasi-extinction risk at </w:t>
      </w:r>
      <w:r w:rsidR="000B1788">
        <w:rPr>
          <w:rFonts w:eastAsiaTheme="minorEastAsia"/>
        </w:rPr>
        <w:t>four</w:t>
      </w:r>
      <w:r w:rsidR="00445AC8">
        <w:rPr>
          <w:rFonts w:eastAsiaTheme="minorEastAsia"/>
        </w:rPr>
        <w:t xml:space="preserve"> thresholds: </w:t>
      </w:r>
      <w:r w:rsidR="000B1788">
        <w:rPr>
          <w:rFonts w:eastAsiaTheme="minorEastAsia"/>
        </w:rPr>
        <w:t xml:space="preserve">total population size of </w:t>
      </w:r>
      <w:r w:rsidR="00445AC8">
        <w:rPr>
          <w:rFonts w:eastAsiaTheme="minorEastAsia"/>
        </w:rPr>
        <w:t>50, 500, 1000</w:t>
      </w:r>
      <w:r w:rsidR="00233A5F">
        <w:rPr>
          <w:rFonts w:eastAsiaTheme="minorEastAsia"/>
        </w:rPr>
        <w:t xml:space="preserve">, </w:t>
      </w:r>
      <w:r w:rsidR="000B1788">
        <w:rPr>
          <w:rFonts w:eastAsiaTheme="minorEastAsia"/>
        </w:rPr>
        <w:t>or</w:t>
      </w:r>
      <w:r w:rsidR="00233A5F">
        <w:rPr>
          <w:rFonts w:eastAsiaTheme="minorEastAsia"/>
        </w:rPr>
        <w:t xml:space="preserve"> 5000</w:t>
      </w:r>
      <w:r w:rsidR="00445AC8">
        <w:rPr>
          <w:rFonts w:eastAsiaTheme="minorEastAsia"/>
        </w:rPr>
        <w:t xml:space="preserve">. For each </w:t>
      </w:r>
      <w:r w:rsidR="004D240F">
        <w:rPr>
          <w:rFonts w:eastAsiaTheme="minorEastAsia"/>
        </w:rPr>
        <w:t>scenario</w:t>
      </w:r>
      <w:r w:rsidR="00445AC8">
        <w:rPr>
          <w:rFonts w:eastAsiaTheme="minorEastAsia"/>
        </w:rPr>
        <w:t xml:space="preserve">, we calculated the probability of the population falling below these thresholds as the proportion of replicates in which this occurred. </w:t>
      </w:r>
    </w:p>
    <w:p w14:paraId="3A07EC64" w14:textId="77777777" w:rsidR="0052605F" w:rsidRPr="000D4071" w:rsidRDefault="0052605F" w:rsidP="006D6A6C">
      <w:pPr>
        <w:spacing w:after="0" w:line="480" w:lineRule="auto"/>
        <w:rPr>
          <w:rFonts w:eastAsiaTheme="minorEastAsia"/>
        </w:rPr>
      </w:pPr>
    </w:p>
    <w:p w14:paraId="4ACFFE58" w14:textId="60BF3DC6" w:rsidR="002836A7" w:rsidRDefault="002836A7" w:rsidP="006D6A6C">
      <w:pPr>
        <w:spacing w:after="0" w:line="480" w:lineRule="auto"/>
        <w:rPr>
          <w:rFonts w:eastAsiaTheme="minorEastAsia"/>
          <w:b/>
        </w:rPr>
      </w:pPr>
    </w:p>
    <w:p w14:paraId="23B1CAF2" w14:textId="56364226" w:rsidR="0052605F" w:rsidRDefault="00076575" w:rsidP="006D6A6C">
      <w:pPr>
        <w:spacing w:after="0" w:line="480" w:lineRule="auto"/>
        <w:rPr>
          <w:rFonts w:eastAsiaTheme="minorEastAsia"/>
          <w:b/>
        </w:rPr>
      </w:pPr>
      <w:commentRangeStart w:id="65"/>
      <w:r>
        <w:rPr>
          <w:rFonts w:eastAsiaTheme="minorEastAsia"/>
          <w:b/>
          <w:noProof/>
        </w:rPr>
        <w:lastRenderedPageBreak/>
        <w:drawing>
          <wp:inline distT="0" distB="0" distL="0" distR="0" wp14:anchorId="7A947D2C" wp14:editId="6DF561F9">
            <wp:extent cx="5943600" cy="5070475"/>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diagram.tif"/>
                    <pic:cNvPicPr/>
                  </pic:nvPicPr>
                  <pic:blipFill>
                    <a:blip r:embed="rId15">
                      <a:extLst>
                        <a:ext uri="{28A0092B-C50C-407E-A947-70E740481C1C}">
                          <a14:useLocalDpi xmlns:a14="http://schemas.microsoft.com/office/drawing/2010/main" val="0"/>
                        </a:ext>
                      </a:extLst>
                    </a:blip>
                    <a:stretch>
                      <a:fillRect/>
                    </a:stretch>
                  </pic:blipFill>
                  <pic:spPr>
                    <a:xfrm>
                      <a:off x="0" y="0"/>
                      <a:ext cx="5943600" cy="5070475"/>
                    </a:xfrm>
                    <a:prstGeom prst="rect">
                      <a:avLst/>
                    </a:prstGeom>
                  </pic:spPr>
                </pic:pic>
              </a:graphicData>
            </a:graphic>
          </wp:inline>
        </w:drawing>
      </w:r>
      <w:commentRangeEnd w:id="65"/>
      <w:r w:rsidR="00E501BF">
        <w:rPr>
          <w:rStyle w:val="CommentReference"/>
        </w:rPr>
        <w:commentReference w:id="65"/>
      </w:r>
    </w:p>
    <w:p w14:paraId="46D22AF8" w14:textId="5D0490AB" w:rsidR="00AB5DC1" w:rsidRDefault="00AB5DC1" w:rsidP="006D6A6C">
      <w:pPr>
        <w:spacing w:after="0" w:line="240" w:lineRule="auto"/>
        <w:rPr>
          <w:rFonts w:eastAsiaTheme="minorEastAsia"/>
          <w:b/>
        </w:rPr>
      </w:pPr>
    </w:p>
    <w:p w14:paraId="132ECFE2" w14:textId="7167CFE5" w:rsidR="0052605F" w:rsidRPr="0052605F" w:rsidRDefault="0052605F" w:rsidP="006D6A6C">
      <w:pPr>
        <w:spacing w:after="0" w:line="240" w:lineRule="auto"/>
        <w:rPr>
          <w:rFonts w:eastAsiaTheme="minorEastAsia"/>
          <w:bCs/>
        </w:rPr>
      </w:pPr>
      <w:r>
        <w:rPr>
          <w:rFonts w:eastAsiaTheme="minorEastAsia"/>
          <w:b/>
        </w:rPr>
        <w:t xml:space="preserve">Figure 4. </w:t>
      </w:r>
      <w:r>
        <w:rPr>
          <w:rFonts w:eastAsiaTheme="minorEastAsia"/>
          <w:bCs/>
        </w:rPr>
        <w:t>Conceptual diagram of the stochastic simulation model used to assess the future condition of PR boas under different rates of urbanization. White hexagons</w:t>
      </w:r>
      <w:r w:rsidR="00510D9F">
        <w:rPr>
          <w:rFonts w:eastAsiaTheme="minorEastAsia"/>
          <w:bCs/>
        </w:rPr>
        <w:t xml:space="preserve"> on the left</w:t>
      </w:r>
      <w:r>
        <w:rPr>
          <w:rFonts w:eastAsiaTheme="minorEastAsia"/>
          <w:bCs/>
        </w:rPr>
        <w:t xml:space="preserve"> represent model inputs and </w:t>
      </w:r>
      <w:r w:rsidR="00874F8B">
        <w:rPr>
          <w:rFonts w:eastAsiaTheme="minorEastAsia"/>
          <w:bCs/>
        </w:rPr>
        <w:t>gray</w:t>
      </w:r>
      <w:r>
        <w:rPr>
          <w:rFonts w:eastAsiaTheme="minorEastAsia"/>
          <w:bCs/>
        </w:rPr>
        <w:t xml:space="preserve"> hexagons </w:t>
      </w:r>
      <w:r w:rsidR="00510D9F">
        <w:rPr>
          <w:rFonts w:eastAsiaTheme="minorEastAsia"/>
          <w:bCs/>
        </w:rPr>
        <w:t xml:space="preserve">on the right </w:t>
      </w:r>
      <w:r>
        <w:rPr>
          <w:rFonts w:eastAsiaTheme="minorEastAsia"/>
          <w:bCs/>
        </w:rPr>
        <w:t xml:space="preserve">represent model outputs. </w:t>
      </w:r>
      <w:r w:rsidR="00874F8B">
        <w:rPr>
          <w:rFonts w:eastAsiaTheme="minorEastAsia"/>
          <w:bCs/>
        </w:rPr>
        <w:t>Rectangles represent values calculated within each replication of the simulation.</w:t>
      </w:r>
    </w:p>
    <w:p w14:paraId="74F06A62" w14:textId="462E1D6C" w:rsidR="0052605F" w:rsidRDefault="0052605F" w:rsidP="006D6A6C">
      <w:pPr>
        <w:spacing w:after="0" w:line="480" w:lineRule="auto"/>
        <w:rPr>
          <w:rFonts w:eastAsiaTheme="minorEastAsia"/>
          <w:b/>
        </w:rPr>
      </w:pPr>
    </w:p>
    <w:p w14:paraId="722BA0C2" w14:textId="13EA4CC3" w:rsidR="0052605F" w:rsidRDefault="0052605F" w:rsidP="006D6A6C">
      <w:pPr>
        <w:spacing w:after="0" w:line="480" w:lineRule="auto"/>
        <w:rPr>
          <w:rFonts w:eastAsiaTheme="minorEastAsia"/>
          <w:b/>
        </w:rPr>
      </w:pPr>
    </w:p>
    <w:p w14:paraId="1F0CF765" w14:textId="77777777" w:rsidR="000210EC" w:rsidRDefault="000210EC" w:rsidP="006D6A6C">
      <w:pPr>
        <w:spacing w:after="0" w:line="480" w:lineRule="auto"/>
        <w:rPr>
          <w:rFonts w:eastAsiaTheme="minorEastAsia"/>
          <w:b/>
        </w:rPr>
      </w:pPr>
    </w:p>
    <w:p w14:paraId="7A7455E4" w14:textId="15E6575B" w:rsidR="002A06B5" w:rsidRDefault="006D6A6C" w:rsidP="006D6A6C">
      <w:pPr>
        <w:spacing w:after="0" w:line="480" w:lineRule="auto"/>
        <w:rPr>
          <w:rFonts w:eastAsiaTheme="minorEastAsia"/>
          <w:b/>
        </w:rPr>
      </w:pPr>
      <w:r w:rsidRPr="00703370">
        <w:rPr>
          <w:rFonts w:eastAsiaTheme="minorEastAsia"/>
          <w:b/>
        </w:rPr>
        <w:t>RESULTS</w:t>
      </w:r>
    </w:p>
    <w:p w14:paraId="40B20012" w14:textId="6CDAA027" w:rsidR="009627CF" w:rsidRDefault="009627CF" w:rsidP="006D6A6C">
      <w:pPr>
        <w:spacing w:after="0" w:line="480" w:lineRule="auto"/>
        <w:rPr>
          <w:rFonts w:eastAsiaTheme="minorEastAsia"/>
          <w:bCs/>
        </w:rPr>
      </w:pPr>
      <w:r>
        <w:rPr>
          <w:rFonts w:eastAsiaTheme="minorEastAsia"/>
          <w:bCs/>
          <w:i/>
          <w:iCs/>
        </w:rPr>
        <w:t>Sensitivity Analysis</w:t>
      </w:r>
    </w:p>
    <w:p w14:paraId="69D62101" w14:textId="7E40267C" w:rsidR="009627CF" w:rsidRDefault="009627CF" w:rsidP="009627CF">
      <w:pPr>
        <w:spacing w:after="0" w:line="480" w:lineRule="auto"/>
        <w:ind w:firstLine="720"/>
        <w:rPr>
          <w:rFonts w:eastAsiaTheme="minorEastAsia"/>
        </w:rPr>
      </w:pPr>
      <w:r w:rsidRPr="009C4879">
        <w:rPr>
          <w:rFonts w:eastAsiaTheme="minorEastAsia"/>
        </w:rPr>
        <w:lastRenderedPageBreak/>
        <w:t xml:space="preserve">Changes in adult survival probability had the strongest influence on both the probability of quasi-extinction and of population growth (Figure </w:t>
      </w:r>
      <w:r w:rsidR="001F4DCA">
        <w:rPr>
          <w:rFonts w:eastAsiaTheme="minorEastAsia"/>
        </w:rPr>
        <w:t>X</w:t>
      </w:r>
      <w:r w:rsidRPr="009C4879">
        <w:rPr>
          <w:rFonts w:eastAsiaTheme="minorEastAsia"/>
        </w:rPr>
        <w:t xml:space="preserve">). </w:t>
      </w:r>
      <w:commentRangeStart w:id="66"/>
      <w:r w:rsidRPr="009C4879">
        <w:rPr>
          <w:rFonts w:eastAsiaTheme="minorEastAsia"/>
        </w:rPr>
        <w:t>Quasi-extinction probability was ~0 for all iterations in which adult survival was &gt; 0.75.</w:t>
      </w:r>
      <w:commentRangeEnd w:id="66"/>
      <w:r w:rsidR="00DC3F89">
        <w:rPr>
          <w:rStyle w:val="CommentReference"/>
        </w:rPr>
        <w:commentReference w:id="66"/>
      </w:r>
      <w:r w:rsidRPr="009C4879">
        <w:rPr>
          <w:rFonts w:eastAsiaTheme="minorEastAsia"/>
        </w:rPr>
        <w:t xml:space="preserve"> This analysis also indicated some thresholds at which </w:t>
      </w:r>
      <w:r w:rsidR="000A41B6">
        <w:rPr>
          <w:rFonts w:eastAsiaTheme="minorEastAsia"/>
        </w:rPr>
        <w:t>we</w:t>
      </w:r>
      <w:r w:rsidRPr="009C4879">
        <w:rPr>
          <w:rFonts w:eastAsiaTheme="minorEastAsia"/>
        </w:rPr>
        <w:t xml:space="preserve"> expect population dynamics to change. </w:t>
      </w:r>
      <w:commentRangeStart w:id="67"/>
      <w:r w:rsidRPr="009C4879">
        <w:rPr>
          <w:rFonts w:eastAsiaTheme="minorEastAsia"/>
        </w:rPr>
        <w:t>For example, the probability of population growth declined drastically as fecundity fell below ~</w:t>
      </w:r>
      <w:r w:rsidR="00761CC8">
        <w:rPr>
          <w:rFonts w:eastAsiaTheme="minorEastAsia"/>
        </w:rPr>
        <w:t>4</w:t>
      </w:r>
      <w:r w:rsidR="006D6F4F">
        <w:rPr>
          <w:rFonts w:eastAsiaTheme="minorEastAsia"/>
        </w:rPr>
        <w:t>.5</w:t>
      </w:r>
      <w:r w:rsidRPr="009C4879">
        <w:rPr>
          <w:rFonts w:eastAsiaTheme="minorEastAsia"/>
        </w:rPr>
        <w:t xml:space="preserve"> young per adult per year (Figure </w:t>
      </w:r>
      <w:r w:rsidR="001F4DCA">
        <w:rPr>
          <w:rFonts w:eastAsiaTheme="minorEastAsia"/>
        </w:rPr>
        <w:t>X</w:t>
      </w:r>
      <w:r w:rsidRPr="009C4879">
        <w:rPr>
          <w:rFonts w:eastAsiaTheme="minorEastAsia"/>
        </w:rPr>
        <w:t xml:space="preserve">). </w:t>
      </w:r>
      <w:commentRangeEnd w:id="67"/>
      <w:r w:rsidR="00E96341">
        <w:rPr>
          <w:rStyle w:val="CommentReference"/>
        </w:rPr>
        <w:commentReference w:id="67"/>
      </w:r>
      <w:commentRangeStart w:id="68"/>
      <w:r w:rsidRPr="009C4879">
        <w:rPr>
          <w:rFonts w:eastAsiaTheme="minorEastAsia"/>
        </w:rPr>
        <w:t>We note that this sensitivity analysis is conducted assuming that only one demographic rate changes independent of the others, while</w:t>
      </w:r>
      <w:r w:rsidR="00761CC8">
        <w:rPr>
          <w:rFonts w:eastAsiaTheme="minorEastAsia"/>
        </w:rPr>
        <w:t>, in reality, threats</w:t>
      </w:r>
      <w:r w:rsidRPr="009C4879">
        <w:rPr>
          <w:rFonts w:eastAsiaTheme="minorEastAsia"/>
        </w:rPr>
        <w:t xml:space="preserve"> likely influence more than one rate simultaneously</w:t>
      </w:r>
      <w:commentRangeEnd w:id="68"/>
      <w:r w:rsidR="00E96341">
        <w:rPr>
          <w:rStyle w:val="CommentReference"/>
        </w:rPr>
        <w:commentReference w:id="68"/>
      </w:r>
      <w:r w:rsidRPr="009C4879">
        <w:rPr>
          <w:rFonts w:eastAsiaTheme="minorEastAsia"/>
        </w:rPr>
        <w:t>.</w:t>
      </w:r>
    </w:p>
    <w:p w14:paraId="1A3EEBEF" w14:textId="13BF8702" w:rsidR="009627CF" w:rsidRDefault="000210EC" w:rsidP="006F7012">
      <w:pPr>
        <w:spacing w:after="0" w:line="480" w:lineRule="auto"/>
        <w:ind w:firstLine="720"/>
      </w:pPr>
      <w:r>
        <w:t>Changing the input for maximum current density and maximum carrying capacity density had little effect on simulation model outcomes (Figure A3). Reducing the upper bound for initial population size (current density) resulted in slightly higher quasi-extinction probabilities, but probability of quasi-extinction was ~1% at the highest threshold and under the worst urbanization scenario. Reducing the upper bound for carrying capacity resulted in slightly lower probabilities of population growth and lower probabilities of population decline.</w:t>
      </w:r>
    </w:p>
    <w:p w14:paraId="35AB0A73" w14:textId="77777777" w:rsidR="00F2318C" w:rsidRPr="000210EC" w:rsidRDefault="00F2318C" w:rsidP="006F7012">
      <w:pPr>
        <w:spacing w:after="0" w:line="480" w:lineRule="auto"/>
        <w:ind w:firstLine="720"/>
      </w:pPr>
    </w:p>
    <w:p w14:paraId="024D0AF5" w14:textId="1C349E38" w:rsidR="009627CF" w:rsidRPr="009627CF" w:rsidRDefault="009627CF" w:rsidP="006F7012">
      <w:pPr>
        <w:spacing w:after="0" w:line="480" w:lineRule="auto"/>
        <w:rPr>
          <w:rFonts w:eastAsiaTheme="minorEastAsia"/>
          <w:bCs/>
          <w:i/>
          <w:iCs/>
        </w:rPr>
      </w:pPr>
      <w:r>
        <w:rPr>
          <w:rFonts w:eastAsiaTheme="minorEastAsia"/>
          <w:bCs/>
          <w:i/>
          <w:iCs/>
        </w:rPr>
        <w:t>Population Projection</w:t>
      </w:r>
    </w:p>
    <w:p w14:paraId="00560484" w14:textId="49D04A3D" w:rsidR="006F7012" w:rsidRDefault="006F7012" w:rsidP="006F7012">
      <w:pPr>
        <w:spacing w:after="0" w:line="480" w:lineRule="auto"/>
        <w:ind w:firstLine="720"/>
        <w:rPr>
          <w:rFonts w:eastAsiaTheme="minorEastAsia"/>
          <w:iCs/>
        </w:rPr>
      </w:pPr>
      <w:r>
        <w:rPr>
          <w:rFonts w:eastAsiaTheme="minorEastAsia"/>
          <w:iCs/>
        </w:rPr>
        <w:t xml:space="preserve">Our projection model indicated that the population is most likely to decline over a 30-year period under the status quo scenario, i.e. if the current rate of urbanization were to continue (Table 4, Figure 5). Under the current rate of urbanization (16% per decade) </w:t>
      </w:r>
      <w:commentRangeStart w:id="69"/>
      <w:r>
        <w:rPr>
          <w:rFonts w:eastAsiaTheme="minorEastAsia"/>
          <w:iCs/>
        </w:rPr>
        <w:t>the model predicted a 54% probability of decline and 46% probability of stability or growth.</w:t>
      </w:r>
      <w:commentRangeEnd w:id="69"/>
      <w:r w:rsidR="00945FF2">
        <w:rPr>
          <w:rStyle w:val="CommentReference"/>
        </w:rPr>
        <w:commentReference w:id="69"/>
      </w:r>
      <w:r>
        <w:rPr>
          <w:rFonts w:eastAsiaTheme="minorEastAsia"/>
          <w:iCs/>
        </w:rPr>
        <w:t xml:space="preserve"> Lower rates of urbanization were associated with a greater probability of population stability or growth, but the probability of growth was only </w:t>
      </w:r>
      <w:commentRangeStart w:id="70"/>
      <w:r>
        <w:rPr>
          <w:rFonts w:eastAsiaTheme="minorEastAsia"/>
          <w:iCs/>
        </w:rPr>
        <w:t>56</w:t>
      </w:r>
      <w:commentRangeEnd w:id="70"/>
      <w:r w:rsidR="00945FF2">
        <w:rPr>
          <w:rStyle w:val="CommentReference"/>
        </w:rPr>
        <w:commentReference w:id="70"/>
      </w:r>
      <w:r>
        <w:rPr>
          <w:rFonts w:eastAsiaTheme="minorEastAsia"/>
          <w:iCs/>
        </w:rPr>
        <w:t>% under the best case scenario (no further urbanization), which may be unlikely to occur. However, quasi-extinction probability was low</w:t>
      </w:r>
      <w:r w:rsidR="00114C54">
        <w:rPr>
          <w:rFonts w:eastAsiaTheme="minorEastAsia"/>
          <w:iCs/>
        </w:rPr>
        <w:t xml:space="preserve">, likely </w:t>
      </w:r>
      <w:r>
        <w:rPr>
          <w:rFonts w:eastAsiaTheme="minorEastAsia"/>
          <w:iCs/>
        </w:rPr>
        <w:t xml:space="preserve">due to the possibility of a large current population size (initial population size range from </w:t>
      </w:r>
      <w:r>
        <w:rPr>
          <w:rFonts w:eastAsiaTheme="minorEastAsia"/>
        </w:rPr>
        <w:t xml:space="preserve">37,903 </w:t>
      </w:r>
      <w:r>
        <w:rPr>
          <w:rFonts w:eastAsiaTheme="minorEastAsia"/>
          <w:iCs/>
        </w:rPr>
        <w:t xml:space="preserve">to </w:t>
      </w:r>
      <w:r>
        <w:t xml:space="preserve">189,515 individuals, see </w:t>
      </w:r>
      <w:r>
        <w:rPr>
          <w:i/>
          <w:iCs/>
        </w:rPr>
        <w:t>Initial Population Size</w:t>
      </w:r>
      <w:r>
        <w:t xml:space="preserve"> above)</w:t>
      </w:r>
      <w:r w:rsidR="00C479C6">
        <w:t xml:space="preserve">, </w:t>
      </w:r>
      <w:r>
        <w:t>and was less than 5% for all scenarios and thresholds (Table 5, Figure 6).</w:t>
      </w:r>
    </w:p>
    <w:p w14:paraId="1E775931" w14:textId="4B21D9D7" w:rsidR="00703370" w:rsidRDefault="00703370" w:rsidP="006F7012">
      <w:pPr>
        <w:spacing w:after="0" w:line="480" w:lineRule="auto"/>
        <w:ind w:firstLine="720"/>
        <w:rPr>
          <w:b/>
          <w:bCs/>
        </w:rPr>
      </w:pPr>
    </w:p>
    <w:p w14:paraId="6CAED88E" w14:textId="3A0B984B" w:rsidR="000210EC" w:rsidRDefault="000210EC" w:rsidP="00703370">
      <w:pPr>
        <w:spacing w:after="0" w:line="480" w:lineRule="auto"/>
        <w:ind w:firstLine="720"/>
        <w:rPr>
          <w:b/>
          <w:bCs/>
        </w:rPr>
      </w:pPr>
    </w:p>
    <w:p w14:paraId="69DE46C4" w14:textId="7DB0052D" w:rsidR="000210EC" w:rsidRDefault="000210EC" w:rsidP="00703370">
      <w:pPr>
        <w:spacing w:after="0" w:line="480" w:lineRule="auto"/>
        <w:ind w:firstLine="720"/>
        <w:rPr>
          <w:b/>
          <w:bCs/>
        </w:rPr>
      </w:pPr>
    </w:p>
    <w:p w14:paraId="64C38176" w14:textId="77777777" w:rsidR="000210EC" w:rsidRDefault="000210EC" w:rsidP="00703370">
      <w:pPr>
        <w:spacing w:after="0" w:line="480" w:lineRule="auto"/>
        <w:ind w:firstLine="720"/>
        <w:rPr>
          <w:b/>
          <w:bCs/>
        </w:rPr>
      </w:pPr>
    </w:p>
    <w:p w14:paraId="7F9982EF" w14:textId="4DE47609" w:rsidR="002F2ADF" w:rsidRDefault="002836A7" w:rsidP="002F2ADF">
      <w:pPr>
        <w:spacing w:after="0" w:line="240" w:lineRule="auto"/>
      </w:pPr>
      <w:r>
        <w:rPr>
          <w:b/>
          <w:bCs/>
        </w:rPr>
        <w:t xml:space="preserve">Table </w:t>
      </w:r>
      <w:r w:rsidR="00214D7F">
        <w:rPr>
          <w:b/>
          <w:bCs/>
        </w:rPr>
        <w:t>5</w:t>
      </w:r>
      <w:r>
        <w:rPr>
          <w:b/>
          <w:bCs/>
        </w:rPr>
        <w:t>.</w:t>
      </w:r>
      <w:r>
        <w:t xml:space="preserve"> The probabilities of quasi-extinction, population </w:t>
      </w:r>
      <w:r w:rsidR="00900997">
        <w:t>growth</w:t>
      </w:r>
      <w:r>
        <w:t xml:space="preserve">, and population decrease for each scenario. </w:t>
      </w:r>
      <w:r w:rsidR="003649E4">
        <w:t xml:space="preserve">We evaluated quasi-extinction probability at </w:t>
      </w:r>
      <w:r w:rsidR="00233A5F">
        <w:t>four</w:t>
      </w:r>
      <w:r w:rsidR="003649E4">
        <w:t xml:space="preserve"> thresholds due to our uncertainties about how that threshold should be determined. The probability of population </w:t>
      </w:r>
      <w:r w:rsidR="00900997">
        <w:t>growth</w:t>
      </w:r>
      <w:r w:rsidR="003649E4">
        <w:t xml:space="preserve"> and decline are the proportion of replicates in which the average population growth rate (</w:t>
      </w:r>
      <w:r w:rsidR="003649E4">
        <w:rPr>
          <w:rFonts w:cstheme="minorHAnsi"/>
        </w:rPr>
        <w:t>λ</w:t>
      </w:r>
      <w:r w:rsidR="003649E4">
        <w:t>) was greater than 1 or less than 1, respectively.</w:t>
      </w:r>
      <w:r w:rsidR="002F2ADF" w:rsidRPr="002F2ADF">
        <w:rPr>
          <w:rFonts w:cstheme="minorHAnsi"/>
        </w:rPr>
        <w:t xml:space="preserve"> </w:t>
      </w:r>
      <w:r w:rsidR="002F2ADF" w:rsidRPr="00382BB7">
        <w:rPr>
          <w:rFonts w:cstheme="minorHAnsi"/>
        </w:rPr>
        <w:t>Average population growth rate and percent change in population size are presented as the median and 95% quantiles among all replicates.</w:t>
      </w:r>
    </w:p>
    <w:tbl>
      <w:tblPr>
        <w:tblStyle w:val="TableGrid2"/>
        <w:tblW w:w="972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810"/>
        <w:gridCol w:w="990"/>
        <w:gridCol w:w="900"/>
        <w:gridCol w:w="900"/>
        <w:gridCol w:w="1980"/>
        <w:gridCol w:w="1620"/>
        <w:gridCol w:w="1620"/>
      </w:tblGrid>
      <w:tr w:rsidR="006D6F4F" w:rsidRPr="00382BB7" w14:paraId="031BC2FE" w14:textId="77777777" w:rsidTr="007A19D4">
        <w:trPr>
          <w:trHeight w:val="783"/>
          <w:jc w:val="center"/>
        </w:trPr>
        <w:tc>
          <w:tcPr>
            <w:tcW w:w="900" w:type="dxa"/>
            <w:vMerge w:val="restart"/>
            <w:tcBorders>
              <w:top w:val="single" w:sz="4" w:space="0" w:color="auto"/>
            </w:tcBorders>
            <w:vAlign w:val="center"/>
          </w:tcPr>
          <w:p w14:paraId="71531FC5" w14:textId="77777777" w:rsidR="006D6F4F" w:rsidRPr="00382BB7" w:rsidRDefault="006D6F4F" w:rsidP="007A19D4">
            <w:pPr>
              <w:jc w:val="center"/>
              <w:rPr>
                <w:rFonts w:asciiTheme="minorHAnsi" w:hAnsiTheme="minorHAnsi" w:cstheme="minorHAnsi"/>
                <w:sz w:val="22"/>
                <w:szCs w:val="22"/>
              </w:rPr>
            </w:pPr>
            <w:r w:rsidRPr="00382BB7">
              <w:rPr>
                <w:rFonts w:asciiTheme="minorHAnsi" w:hAnsiTheme="minorHAnsi" w:cstheme="minorHAnsi"/>
                <w:sz w:val="22"/>
                <w:szCs w:val="22"/>
              </w:rPr>
              <w:t>Urban growth</w:t>
            </w:r>
          </w:p>
        </w:tc>
        <w:tc>
          <w:tcPr>
            <w:tcW w:w="3600" w:type="dxa"/>
            <w:gridSpan w:val="4"/>
            <w:tcBorders>
              <w:top w:val="single" w:sz="4" w:space="0" w:color="auto"/>
              <w:bottom w:val="single" w:sz="4" w:space="0" w:color="auto"/>
            </w:tcBorders>
            <w:vAlign w:val="center"/>
          </w:tcPr>
          <w:p w14:paraId="1CF6B511" w14:textId="77777777" w:rsidR="006D6F4F" w:rsidRPr="00382BB7" w:rsidRDefault="006D6F4F" w:rsidP="007A19D4">
            <w:pPr>
              <w:jc w:val="center"/>
              <w:rPr>
                <w:rFonts w:asciiTheme="minorHAnsi" w:hAnsiTheme="minorHAnsi" w:cstheme="minorHAnsi"/>
                <w:sz w:val="22"/>
                <w:szCs w:val="22"/>
              </w:rPr>
            </w:pPr>
            <w:r w:rsidRPr="00382BB7">
              <w:rPr>
                <w:rFonts w:asciiTheme="minorHAnsi" w:hAnsiTheme="minorHAnsi" w:cstheme="minorHAnsi"/>
                <w:sz w:val="22"/>
                <w:szCs w:val="22"/>
              </w:rPr>
              <w:t>Quasi-extinction probability</w:t>
            </w:r>
          </w:p>
        </w:tc>
        <w:tc>
          <w:tcPr>
            <w:tcW w:w="1980" w:type="dxa"/>
            <w:vMerge w:val="restart"/>
            <w:tcBorders>
              <w:top w:val="single" w:sz="4" w:space="0" w:color="auto"/>
            </w:tcBorders>
            <w:vAlign w:val="center"/>
          </w:tcPr>
          <w:p w14:paraId="3F8D0140" w14:textId="2E78D7F0" w:rsidR="006D6F4F" w:rsidRPr="00382BB7" w:rsidRDefault="006D6F4F" w:rsidP="007A19D4">
            <w:pPr>
              <w:jc w:val="center"/>
              <w:rPr>
                <w:rFonts w:asciiTheme="minorHAnsi" w:hAnsiTheme="minorHAnsi" w:cstheme="minorHAnsi"/>
                <w:sz w:val="22"/>
                <w:szCs w:val="22"/>
              </w:rPr>
            </w:pPr>
            <w:r w:rsidRPr="00382BB7">
              <w:rPr>
                <w:rFonts w:asciiTheme="minorHAnsi" w:hAnsiTheme="minorHAnsi" w:cstheme="minorHAnsi"/>
                <w:sz w:val="22"/>
                <w:szCs w:val="22"/>
              </w:rPr>
              <w:t>Probability of population stability or growth</w:t>
            </w:r>
            <w:r>
              <w:rPr>
                <w:rFonts w:asciiTheme="minorHAnsi" w:hAnsiTheme="minorHAnsi" w:cstheme="minorHAnsi"/>
                <w:sz w:val="22"/>
                <w:szCs w:val="22"/>
              </w:rPr>
              <w:t xml:space="preserve"> (λ ≥ 1)</w:t>
            </w:r>
          </w:p>
        </w:tc>
        <w:tc>
          <w:tcPr>
            <w:tcW w:w="1620" w:type="dxa"/>
            <w:vMerge w:val="restart"/>
            <w:tcBorders>
              <w:top w:val="single" w:sz="4" w:space="0" w:color="auto"/>
            </w:tcBorders>
            <w:vAlign w:val="center"/>
          </w:tcPr>
          <w:p w14:paraId="1F75D74F" w14:textId="77777777" w:rsidR="006D6F4F" w:rsidRPr="00382BB7" w:rsidRDefault="006D6F4F" w:rsidP="007A19D4">
            <w:pPr>
              <w:jc w:val="center"/>
              <w:rPr>
                <w:rFonts w:asciiTheme="minorHAnsi" w:hAnsiTheme="minorHAnsi" w:cstheme="minorHAnsi"/>
                <w:sz w:val="22"/>
                <w:szCs w:val="22"/>
              </w:rPr>
            </w:pPr>
            <w:r w:rsidRPr="00382BB7">
              <w:rPr>
                <w:rFonts w:asciiTheme="minorHAnsi" w:hAnsiTheme="minorHAnsi" w:cstheme="minorHAnsi"/>
                <w:sz w:val="22"/>
                <w:szCs w:val="22"/>
              </w:rPr>
              <w:t>Probability of population</w:t>
            </w:r>
          </w:p>
          <w:p w14:paraId="06D1AA20" w14:textId="1B464D8A" w:rsidR="006D6F4F" w:rsidRPr="00382BB7" w:rsidRDefault="006D6F4F" w:rsidP="007A19D4">
            <w:pPr>
              <w:jc w:val="center"/>
              <w:rPr>
                <w:rFonts w:asciiTheme="minorHAnsi" w:hAnsiTheme="minorHAnsi" w:cstheme="minorHAnsi"/>
                <w:sz w:val="22"/>
                <w:szCs w:val="22"/>
              </w:rPr>
            </w:pPr>
            <w:r w:rsidRPr="00382BB7">
              <w:rPr>
                <w:rFonts w:asciiTheme="minorHAnsi" w:hAnsiTheme="minorHAnsi" w:cstheme="minorHAnsi"/>
                <w:sz w:val="22"/>
                <w:szCs w:val="22"/>
              </w:rPr>
              <w:t>decline</w:t>
            </w:r>
            <w:r>
              <w:rPr>
                <w:rFonts w:asciiTheme="minorHAnsi" w:hAnsiTheme="minorHAnsi" w:cstheme="minorHAnsi"/>
                <w:sz w:val="22"/>
                <w:szCs w:val="22"/>
              </w:rPr>
              <w:t xml:space="preserve"> (λ &lt; 1) </w:t>
            </w:r>
          </w:p>
        </w:tc>
        <w:tc>
          <w:tcPr>
            <w:tcW w:w="1620" w:type="dxa"/>
            <w:vMerge w:val="restart"/>
            <w:tcBorders>
              <w:top w:val="single" w:sz="4" w:space="0" w:color="auto"/>
            </w:tcBorders>
            <w:vAlign w:val="center"/>
          </w:tcPr>
          <w:p w14:paraId="3478387C" w14:textId="77777777" w:rsidR="006D6F4F" w:rsidRPr="00382BB7" w:rsidRDefault="006D6F4F" w:rsidP="007A19D4">
            <w:pPr>
              <w:jc w:val="center"/>
              <w:rPr>
                <w:rFonts w:asciiTheme="minorHAnsi" w:hAnsiTheme="minorHAnsi" w:cstheme="minorHAnsi"/>
                <w:sz w:val="22"/>
                <w:szCs w:val="22"/>
              </w:rPr>
            </w:pPr>
            <w:r>
              <w:rPr>
                <w:rFonts w:asciiTheme="minorHAnsi" w:hAnsiTheme="minorHAnsi" w:cstheme="minorHAnsi"/>
                <w:sz w:val="22"/>
                <w:szCs w:val="22"/>
              </w:rPr>
              <w:t>Average p</w:t>
            </w:r>
            <w:r w:rsidRPr="00382BB7">
              <w:rPr>
                <w:rFonts w:asciiTheme="minorHAnsi" w:hAnsiTheme="minorHAnsi" w:cstheme="minorHAnsi"/>
                <w:sz w:val="22"/>
                <w:szCs w:val="22"/>
              </w:rPr>
              <w:t>opulation growth rate (λ)</w:t>
            </w:r>
          </w:p>
        </w:tc>
      </w:tr>
      <w:tr w:rsidR="006D6F4F" w:rsidRPr="00382BB7" w14:paraId="2CD1A2BC" w14:textId="77777777" w:rsidTr="007A19D4">
        <w:trPr>
          <w:trHeight w:val="270"/>
          <w:jc w:val="center"/>
        </w:trPr>
        <w:tc>
          <w:tcPr>
            <w:tcW w:w="900" w:type="dxa"/>
            <w:vMerge/>
            <w:tcBorders>
              <w:bottom w:val="single" w:sz="4" w:space="0" w:color="auto"/>
            </w:tcBorders>
            <w:vAlign w:val="center"/>
          </w:tcPr>
          <w:p w14:paraId="5B144ADC" w14:textId="77777777" w:rsidR="006D6F4F" w:rsidRPr="00382BB7" w:rsidRDefault="006D6F4F" w:rsidP="007A19D4">
            <w:pPr>
              <w:jc w:val="center"/>
              <w:rPr>
                <w:rFonts w:asciiTheme="minorHAnsi" w:hAnsiTheme="minorHAnsi" w:cstheme="minorHAnsi"/>
                <w:sz w:val="22"/>
                <w:szCs w:val="22"/>
              </w:rPr>
            </w:pPr>
          </w:p>
        </w:tc>
        <w:tc>
          <w:tcPr>
            <w:tcW w:w="810" w:type="dxa"/>
            <w:tcBorders>
              <w:top w:val="single" w:sz="4" w:space="0" w:color="auto"/>
              <w:bottom w:val="single" w:sz="4" w:space="0" w:color="auto"/>
            </w:tcBorders>
            <w:vAlign w:val="center"/>
          </w:tcPr>
          <w:p w14:paraId="3488C9CB" w14:textId="77777777" w:rsidR="006D6F4F" w:rsidRPr="00382BB7" w:rsidRDefault="006D6F4F" w:rsidP="007A19D4">
            <w:pPr>
              <w:jc w:val="center"/>
              <w:rPr>
                <w:rFonts w:asciiTheme="minorHAnsi" w:hAnsiTheme="minorHAnsi" w:cstheme="minorHAnsi"/>
                <w:sz w:val="22"/>
                <w:szCs w:val="22"/>
              </w:rPr>
            </w:pPr>
            <w:r w:rsidRPr="00382BB7">
              <w:rPr>
                <w:rFonts w:asciiTheme="minorHAnsi" w:hAnsiTheme="minorHAnsi" w:cstheme="minorHAnsi"/>
                <w:sz w:val="22"/>
                <w:szCs w:val="22"/>
              </w:rPr>
              <w:t>50</w:t>
            </w:r>
          </w:p>
        </w:tc>
        <w:tc>
          <w:tcPr>
            <w:tcW w:w="990" w:type="dxa"/>
            <w:tcBorders>
              <w:top w:val="single" w:sz="4" w:space="0" w:color="auto"/>
              <w:bottom w:val="single" w:sz="4" w:space="0" w:color="auto"/>
            </w:tcBorders>
            <w:vAlign w:val="center"/>
          </w:tcPr>
          <w:p w14:paraId="7EB2427D" w14:textId="77777777" w:rsidR="006D6F4F" w:rsidRPr="00382BB7" w:rsidRDefault="006D6F4F" w:rsidP="007A19D4">
            <w:pPr>
              <w:jc w:val="center"/>
              <w:rPr>
                <w:rFonts w:asciiTheme="minorHAnsi" w:hAnsiTheme="minorHAnsi" w:cstheme="minorHAnsi"/>
                <w:sz w:val="22"/>
                <w:szCs w:val="22"/>
              </w:rPr>
            </w:pPr>
            <w:r w:rsidRPr="00382BB7">
              <w:rPr>
                <w:rFonts w:asciiTheme="minorHAnsi" w:hAnsiTheme="minorHAnsi" w:cstheme="minorHAnsi"/>
                <w:sz w:val="22"/>
                <w:szCs w:val="22"/>
              </w:rPr>
              <w:t>500</w:t>
            </w:r>
          </w:p>
        </w:tc>
        <w:tc>
          <w:tcPr>
            <w:tcW w:w="900" w:type="dxa"/>
            <w:tcBorders>
              <w:top w:val="single" w:sz="4" w:space="0" w:color="auto"/>
              <w:bottom w:val="single" w:sz="4" w:space="0" w:color="auto"/>
            </w:tcBorders>
            <w:vAlign w:val="center"/>
          </w:tcPr>
          <w:p w14:paraId="17ADBC22" w14:textId="77777777" w:rsidR="006D6F4F" w:rsidRPr="00382BB7" w:rsidRDefault="006D6F4F" w:rsidP="007A19D4">
            <w:pPr>
              <w:jc w:val="center"/>
              <w:rPr>
                <w:rFonts w:asciiTheme="minorHAnsi" w:hAnsiTheme="minorHAnsi" w:cstheme="minorHAnsi"/>
                <w:sz w:val="22"/>
                <w:szCs w:val="22"/>
              </w:rPr>
            </w:pPr>
            <w:r w:rsidRPr="00382BB7">
              <w:rPr>
                <w:rFonts w:asciiTheme="minorHAnsi" w:hAnsiTheme="minorHAnsi" w:cstheme="minorHAnsi"/>
                <w:sz w:val="22"/>
                <w:szCs w:val="22"/>
              </w:rPr>
              <w:t>1000</w:t>
            </w:r>
          </w:p>
        </w:tc>
        <w:tc>
          <w:tcPr>
            <w:tcW w:w="900" w:type="dxa"/>
            <w:tcBorders>
              <w:bottom w:val="single" w:sz="4" w:space="0" w:color="auto"/>
            </w:tcBorders>
            <w:vAlign w:val="center"/>
          </w:tcPr>
          <w:p w14:paraId="7F172E9A" w14:textId="77777777" w:rsidR="006D6F4F" w:rsidRPr="00382BB7" w:rsidRDefault="006D6F4F" w:rsidP="007A19D4">
            <w:pPr>
              <w:jc w:val="center"/>
              <w:rPr>
                <w:rFonts w:asciiTheme="minorHAnsi" w:hAnsiTheme="minorHAnsi" w:cstheme="minorHAnsi"/>
                <w:sz w:val="22"/>
                <w:szCs w:val="22"/>
              </w:rPr>
            </w:pPr>
            <w:r w:rsidRPr="00382BB7">
              <w:rPr>
                <w:rFonts w:asciiTheme="minorHAnsi" w:hAnsiTheme="minorHAnsi" w:cstheme="minorHAnsi"/>
                <w:sz w:val="22"/>
                <w:szCs w:val="22"/>
              </w:rPr>
              <w:t>5000</w:t>
            </w:r>
          </w:p>
        </w:tc>
        <w:tc>
          <w:tcPr>
            <w:tcW w:w="1980" w:type="dxa"/>
            <w:vMerge/>
            <w:tcBorders>
              <w:bottom w:val="single" w:sz="4" w:space="0" w:color="auto"/>
            </w:tcBorders>
            <w:vAlign w:val="center"/>
          </w:tcPr>
          <w:p w14:paraId="3763CA60" w14:textId="77777777" w:rsidR="006D6F4F" w:rsidRPr="00382BB7" w:rsidRDefault="006D6F4F" w:rsidP="007A19D4">
            <w:pPr>
              <w:jc w:val="center"/>
              <w:rPr>
                <w:rFonts w:asciiTheme="minorHAnsi" w:hAnsiTheme="minorHAnsi" w:cstheme="minorHAnsi"/>
                <w:sz w:val="22"/>
                <w:szCs w:val="22"/>
              </w:rPr>
            </w:pPr>
          </w:p>
        </w:tc>
        <w:tc>
          <w:tcPr>
            <w:tcW w:w="1620" w:type="dxa"/>
            <w:vMerge/>
            <w:tcBorders>
              <w:bottom w:val="single" w:sz="4" w:space="0" w:color="auto"/>
            </w:tcBorders>
            <w:vAlign w:val="center"/>
          </w:tcPr>
          <w:p w14:paraId="0A57853E" w14:textId="77777777" w:rsidR="006D6F4F" w:rsidRPr="00382BB7" w:rsidRDefault="006D6F4F" w:rsidP="007A19D4">
            <w:pPr>
              <w:jc w:val="center"/>
              <w:rPr>
                <w:rFonts w:asciiTheme="minorHAnsi" w:hAnsiTheme="minorHAnsi" w:cstheme="minorHAnsi"/>
                <w:sz w:val="22"/>
                <w:szCs w:val="22"/>
              </w:rPr>
            </w:pPr>
          </w:p>
        </w:tc>
        <w:tc>
          <w:tcPr>
            <w:tcW w:w="1620" w:type="dxa"/>
            <w:vMerge/>
            <w:tcBorders>
              <w:bottom w:val="single" w:sz="4" w:space="0" w:color="auto"/>
            </w:tcBorders>
            <w:vAlign w:val="center"/>
          </w:tcPr>
          <w:p w14:paraId="5A9F501F" w14:textId="77777777" w:rsidR="006D6F4F" w:rsidRPr="00382BB7" w:rsidRDefault="006D6F4F" w:rsidP="007A19D4">
            <w:pPr>
              <w:jc w:val="center"/>
              <w:rPr>
                <w:rFonts w:asciiTheme="minorHAnsi" w:hAnsiTheme="minorHAnsi" w:cstheme="minorHAnsi"/>
                <w:sz w:val="22"/>
                <w:szCs w:val="22"/>
              </w:rPr>
            </w:pPr>
          </w:p>
        </w:tc>
      </w:tr>
      <w:tr w:rsidR="006D6F4F" w:rsidRPr="00382BB7" w14:paraId="759D1F8D" w14:textId="77777777" w:rsidTr="007A19D4">
        <w:trPr>
          <w:trHeight w:val="691"/>
          <w:jc w:val="center"/>
        </w:trPr>
        <w:tc>
          <w:tcPr>
            <w:tcW w:w="900" w:type="dxa"/>
            <w:tcBorders>
              <w:top w:val="single" w:sz="4" w:space="0" w:color="auto"/>
            </w:tcBorders>
            <w:vAlign w:val="center"/>
          </w:tcPr>
          <w:p w14:paraId="015CC83D" w14:textId="77777777" w:rsidR="006D6F4F" w:rsidRPr="00382BB7" w:rsidRDefault="006D6F4F" w:rsidP="007A19D4">
            <w:pPr>
              <w:jc w:val="center"/>
              <w:rPr>
                <w:rFonts w:asciiTheme="minorHAnsi" w:hAnsiTheme="minorHAnsi" w:cstheme="minorHAnsi"/>
                <w:sz w:val="22"/>
                <w:szCs w:val="22"/>
              </w:rPr>
            </w:pPr>
            <w:r w:rsidRPr="00382BB7">
              <w:rPr>
                <w:rFonts w:asciiTheme="minorHAnsi" w:hAnsiTheme="minorHAnsi" w:cstheme="minorHAnsi"/>
                <w:sz w:val="22"/>
                <w:szCs w:val="22"/>
              </w:rPr>
              <w:t>0%</w:t>
            </w:r>
          </w:p>
        </w:tc>
        <w:tc>
          <w:tcPr>
            <w:tcW w:w="810" w:type="dxa"/>
            <w:tcBorders>
              <w:top w:val="single" w:sz="4" w:space="0" w:color="auto"/>
            </w:tcBorders>
            <w:vAlign w:val="center"/>
          </w:tcPr>
          <w:p w14:paraId="5F7A79A4" w14:textId="77777777" w:rsidR="006D6F4F" w:rsidRPr="00382BB7" w:rsidRDefault="006D6F4F" w:rsidP="007A19D4">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tcBorders>
              <w:top w:val="single" w:sz="4" w:space="0" w:color="auto"/>
            </w:tcBorders>
            <w:vAlign w:val="center"/>
          </w:tcPr>
          <w:p w14:paraId="78996C3B" w14:textId="77777777" w:rsidR="006D6F4F" w:rsidRPr="00382BB7" w:rsidRDefault="006D6F4F" w:rsidP="007A19D4">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tcBorders>
              <w:top w:val="single" w:sz="4" w:space="0" w:color="auto"/>
            </w:tcBorders>
            <w:vAlign w:val="center"/>
          </w:tcPr>
          <w:p w14:paraId="30DA0F11" w14:textId="77777777" w:rsidR="006D6F4F" w:rsidRPr="00382BB7" w:rsidRDefault="006D6F4F" w:rsidP="007A19D4">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tcBorders>
              <w:top w:val="single" w:sz="4" w:space="0" w:color="auto"/>
            </w:tcBorders>
            <w:vAlign w:val="center"/>
          </w:tcPr>
          <w:p w14:paraId="3880CDED" w14:textId="77777777" w:rsidR="006D6F4F" w:rsidRPr="00382BB7" w:rsidRDefault="006D6F4F" w:rsidP="007A19D4">
            <w:pPr>
              <w:jc w:val="center"/>
              <w:rPr>
                <w:rFonts w:asciiTheme="minorHAnsi" w:hAnsiTheme="minorHAnsi" w:cstheme="minorHAnsi"/>
                <w:sz w:val="22"/>
                <w:szCs w:val="22"/>
              </w:rPr>
            </w:pPr>
            <w:r>
              <w:rPr>
                <w:rFonts w:ascii="Calibri" w:hAnsi="Calibri" w:cs="Calibri"/>
                <w:color w:val="000000"/>
                <w:sz w:val="22"/>
                <w:szCs w:val="22"/>
              </w:rPr>
              <w:t>0.005</w:t>
            </w:r>
          </w:p>
        </w:tc>
        <w:tc>
          <w:tcPr>
            <w:tcW w:w="1980" w:type="dxa"/>
            <w:tcBorders>
              <w:top w:val="single" w:sz="4" w:space="0" w:color="auto"/>
            </w:tcBorders>
            <w:vAlign w:val="center"/>
          </w:tcPr>
          <w:p w14:paraId="4068D344" w14:textId="77777777" w:rsidR="006D6F4F" w:rsidRPr="00382BB7" w:rsidRDefault="006D6F4F" w:rsidP="007A19D4">
            <w:pPr>
              <w:jc w:val="center"/>
              <w:rPr>
                <w:rFonts w:asciiTheme="minorHAnsi" w:hAnsiTheme="minorHAnsi" w:cstheme="minorHAnsi"/>
                <w:sz w:val="22"/>
                <w:szCs w:val="22"/>
              </w:rPr>
            </w:pPr>
            <w:r>
              <w:rPr>
                <w:rFonts w:ascii="Calibri" w:hAnsi="Calibri" w:cs="Calibri"/>
                <w:color w:val="000000"/>
                <w:sz w:val="22"/>
                <w:szCs w:val="22"/>
              </w:rPr>
              <w:t>0.502</w:t>
            </w:r>
          </w:p>
        </w:tc>
        <w:tc>
          <w:tcPr>
            <w:tcW w:w="1620" w:type="dxa"/>
            <w:tcBorders>
              <w:top w:val="single" w:sz="4" w:space="0" w:color="auto"/>
            </w:tcBorders>
            <w:vAlign w:val="center"/>
          </w:tcPr>
          <w:p w14:paraId="107DAD33" w14:textId="77777777" w:rsidR="006D6F4F" w:rsidRPr="00382BB7" w:rsidRDefault="006D6F4F" w:rsidP="007A19D4">
            <w:pPr>
              <w:jc w:val="center"/>
              <w:rPr>
                <w:rFonts w:asciiTheme="minorHAnsi" w:hAnsiTheme="minorHAnsi" w:cstheme="minorHAnsi"/>
                <w:sz w:val="22"/>
                <w:szCs w:val="22"/>
              </w:rPr>
            </w:pPr>
            <w:r>
              <w:rPr>
                <w:rFonts w:ascii="Calibri" w:hAnsi="Calibri" w:cs="Calibri"/>
                <w:color w:val="000000"/>
                <w:sz w:val="22"/>
                <w:szCs w:val="22"/>
              </w:rPr>
              <w:t>0.499</w:t>
            </w:r>
          </w:p>
        </w:tc>
        <w:tc>
          <w:tcPr>
            <w:tcW w:w="1620" w:type="dxa"/>
            <w:tcBorders>
              <w:top w:val="single" w:sz="4" w:space="0" w:color="auto"/>
            </w:tcBorders>
            <w:vAlign w:val="center"/>
          </w:tcPr>
          <w:p w14:paraId="406A3AAB" w14:textId="77777777" w:rsidR="006D6F4F" w:rsidRDefault="006D6F4F" w:rsidP="007A19D4">
            <w:pPr>
              <w:jc w:val="center"/>
              <w:rPr>
                <w:rFonts w:ascii="Calibri" w:hAnsi="Calibri" w:cs="Calibri"/>
                <w:color w:val="000000"/>
                <w:sz w:val="22"/>
                <w:szCs w:val="22"/>
              </w:rPr>
            </w:pPr>
            <w:r>
              <w:rPr>
                <w:rFonts w:ascii="Calibri" w:hAnsi="Calibri" w:cs="Calibri"/>
                <w:color w:val="000000"/>
                <w:sz w:val="22"/>
                <w:szCs w:val="22"/>
              </w:rPr>
              <w:t>1.00</w:t>
            </w:r>
          </w:p>
          <w:p w14:paraId="4659945A" w14:textId="77777777" w:rsidR="006D6F4F" w:rsidRPr="00382BB7" w:rsidRDefault="006D6F4F" w:rsidP="007A19D4">
            <w:pPr>
              <w:jc w:val="center"/>
              <w:rPr>
                <w:rFonts w:asciiTheme="minorHAnsi" w:hAnsiTheme="minorHAnsi" w:cstheme="minorHAnsi"/>
                <w:sz w:val="22"/>
                <w:szCs w:val="22"/>
              </w:rPr>
            </w:pPr>
            <w:r>
              <w:rPr>
                <w:rFonts w:ascii="Calibri" w:hAnsi="Calibri" w:cs="Calibri"/>
                <w:color w:val="000000"/>
                <w:sz w:val="22"/>
                <w:szCs w:val="22"/>
              </w:rPr>
              <w:t>(0.933, 1.06)</w:t>
            </w:r>
          </w:p>
        </w:tc>
      </w:tr>
      <w:tr w:rsidR="006D6F4F" w:rsidRPr="00382BB7" w14:paraId="357C6B5C" w14:textId="77777777" w:rsidTr="007A19D4">
        <w:trPr>
          <w:trHeight w:val="606"/>
          <w:jc w:val="center"/>
        </w:trPr>
        <w:tc>
          <w:tcPr>
            <w:tcW w:w="900" w:type="dxa"/>
            <w:vAlign w:val="center"/>
          </w:tcPr>
          <w:p w14:paraId="27D062C7" w14:textId="77777777" w:rsidR="006D6F4F" w:rsidRPr="00382BB7" w:rsidRDefault="006D6F4F" w:rsidP="007A19D4">
            <w:pPr>
              <w:jc w:val="center"/>
              <w:rPr>
                <w:rFonts w:asciiTheme="minorHAnsi" w:hAnsiTheme="minorHAnsi" w:cstheme="minorHAnsi"/>
                <w:sz w:val="22"/>
                <w:szCs w:val="22"/>
              </w:rPr>
            </w:pPr>
            <w:r w:rsidRPr="00382BB7">
              <w:rPr>
                <w:rFonts w:asciiTheme="minorHAnsi" w:hAnsiTheme="minorHAnsi" w:cstheme="minorHAnsi"/>
                <w:sz w:val="22"/>
                <w:szCs w:val="22"/>
              </w:rPr>
              <w:t>8%</w:t>
            </w:r>
          </w:p>
        </w:tc>
        <w:tc>
          <w:tcPr>
            <w:tcW w:w="810" w:type="dxa"/>
            <w:vAlign w:val="center"/>
          </w:tcPr>
          <w:p w14:paraId="006A3E32" w14:textId="77777777" w:rsidR="006D6F4F" w:rsidRPr="00382BB7" w:rsidRDefault="006D6F4F" w:rsidP="007A19D4">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06E0A5BC" w14:textId="77777777" w:rsidR="006D6F4F" w:rsidRPr="00382BB7" w:rsidRDefault="006D6F4F" w:rsidP="007A19D4">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7342DF28" w14:textId="77777777" w:rsidR="006D6F4F" w:rsidRPr="00382BB7" w:rsidRDefault="006D6F4F" w:rsidP="007A19D4">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67780045" w14:textId="77777777" w:rsidR="006D6F4F" w:rsidRPr="00382BB7" w:rsidRDefault="006D6F4F" w:rsidP="007A19D4">
            <w:pPr>
              <w:jc w:val="center"/>
              <w:rPr>
                <w:rFonts w:asciiTheme="minorHAnsi" w:hAnsiTheme="minorHAnsi" w:cstheme="minorHAnsi"/>
                <w:sz w:val="22"/>
                <w:szCs w:val="22"/>
              </w:rPr>
            </w:pPr>
            <w:r>
              <w:rPr>
                <w:rFonts w:ascii="Calibri" w:hAnsi="Calibri" w:cs="Calibri"/>
                <w:color w:val="000000"/>
                <w:sz w:val="22"/>
                <w:szCs w:val="22"/>
              </w:rPr>
              <w:t>0.006</w:t>
            </w:r>
          </w:p>
        </w:tc>
        <w:tc>
          <w:tcPr>
            <w:tcW w:w="1980" w:type="dxa"/>
            <w:vAlign w:val="center"/>
          </w:tcPr>
          <w:p w14:paraId="01AF4D88" w14:textId="77777777" w:rsidR="006D6F4F" w:rsidRPr="00382BB7" w:rsidRDefault="006D6F4F" w:rsidP="007A19D4">
            <w:pPr>
              <w:jc w:val="center"/>
              <w:rPr>
                <w:rFonts w:asciiTheme="minorHAnsi" w:hAnsiTheme="minorHAnsi" w:cstheme="minorHAnsi"/>
                <w:sz w:val="22"/>
                <w:szCs w:val="22"/>
              </w:rPr>
            </w:pPr>
            <w:r>
              <w:rPr>
                <w:rFonts w:ascii="Calibri" w:hAnsi="Calibri" w:cs="Calibri"/>
                <w:color w:val="000000"/>
                <w:sz w:val="22"/>
                <w:szCs w:val="22"/>
              </w:rPr>
              <w:t>0.435</w:t>
            </w:r>
          </w:p>
        </w:tc>
        <w:tc>
          <w:tcPr>
            <w:tcW w:w="1620" w:type="dxa"/>
            <w:vAlign w:val="center"/>
          </w:tcPr>
          <w:p w14:paraId="3D3E148D" w14:textId="77777777" w:rsidR="006D6F4F" w:rsidRPr="00382BB7" w:rsidRDefault="006D6F4F" w:rsidP="007A19D4">
            <w:pPr>
              <w:jc w:val="center"/>
              <w:rPr>
                <w:rFonts w:asciiTheme="minorHAnsi" w:hAnsiTheme="minorHAnsi" w:cstheme="minorHAnsi"/>
                <w:sz w:val="22"/>
                <w:szCs w:val="22"/>
              </w:rPr>
            </w:pPr>
            <w:r>
              <w:rPr>
                <w:rFonts w:ascii="Calibri" w:hAnsi="Calibri" w:cs="Calibri"/>
                <w:color w:val="000000"/>
                <w:sz w:val="22"/>
                <w:szCs w:val="22"/>
              </w:rPr>
              <w:t>0.565</w:t>
            </w:r>
          </w:p>
        </w:tc>
        <w:tc>
          <w:tcPr>
            <w:tcW w:w="1620" w:type="dxa"/>
            <w:vAlign w:val="center"/>
          </w:tcPr>
          <w:p w14:paraId="11A73D45" w14:textId="77777777" w:rsidR="006D6F4F" w:rsidRDefault="006D6F4F" w:rsidP="007A19D4">
            <w:pPr>
              <w:jc w:val="center"/>
              <w:rPr>
                <w:rFonts w:ascii="Calibri" w:hAnsi="Calibri" w:cs="Calibri"/>
                <w:color w:val="000000"/>
                <w:sz w:val="22"/>
                <w:szCs w:val="22"/>
              </w:rPr>
            </w:pPr>
            <w:r>
              <w:rPr>
                <w:rFonts w:ascii="Calibri" w:hAnsi="Calibri" w:cs="Calibri"/>
                <w:color w:val="000000"/>
                <w:sz w:val="22"/>
                <w:szCs w:val="22"/>
              </w:rPr>
              <w:t>0.994</w:t>
            </w:r>
          </w:p>
          <w:p w14:paraId="57E63497" w14:textId="77777777" w:rsidR="006D6F4F" w:rsidRPr="00382BB7" w:rsidRDefault="006D6F4F" w:rsidP="007A19D4">
            <w:pPr>
              <w:jc w:val="center"/>
              <w:rPr>
                <w:rFonts w:asciiTheme="minorHAnsi" w:hAnsiTheme="minorHAnsi" w:cstheme="minorHAnsi"/>
                <w:sz w:val="22"/>
                <w:szCs w:val="22"/>
              </w:rPr>
            </w:pPr>
            <w:r>
              <w:rPr>
                <w:rFonts w:ascii="Calibri" w:hAnsi="Calibri" w:cs="Calibri"/>
                <w:color w:val="000000"/>
                <w:sz w:val="22"/>
                <w:szCs w:val="22"/>
              </w:rPr>
              <w:t>(0.927, 1.06)</w:t>
            </w:r>
          </w:p>
        </w:tc>
      </w:tr>
      <w:tr w:rsidR="006D6F4F" w:rsidRPr="00382BB7" w14:paraId="3733468A" w14:textId="77777777" w:rsidTr="007A19D4">
        <w:trPr>
          <w:trHeight w:val="675"/>
          <w:jc w:val="center"/>
        </w:trPr>
        <w:tc>
          <w:tcPr>
            <w:tcW w:w="900" w:type="dxa"/>
            <w:vAlign w:val="center"/>
          </w:tcPr>
          <w:p w14:paraId="012F6E7C" w14:textId="77777777" w:rsidR="006D6F4F" w:rsidRPr="00382BB7" w:rsidRDefault="006D6F4F" w:rsidP="007A19D4">
            <w:pPr>
              <w:jc w:val="center"/>
              <w:rPr>
                <w:rFonts w:asciiTheme="minorHAnsi" w:hAnsiTheme="minorHAnsi" w:cstheme="minorHAnsi"/>
                <w:sz w:val="22"/>
                <w:szCs w:val="22"/>
              </w:rPr>
            </w:pPr>
            <w:r w:rsidRPr="00382BB7">
              <w:rPr>
                <w:rFonts w:asciiTheme="minorHAnsi" w:hAnsiTheme="minorHAnsi" w:cstheme="minorHAnsi"/>
                <w:sz w:val="22"/>
                <w:szCs w:val="22"/>
              </w:rPr>
              <w:t>16%</w:t>
            </w:r>
          </w:p>
        </w:tc>
        <w:tc>
          <w:tcPr>
            <w:tcW w:w="810" w:type="dxa"/>
            <w:vAlign w:val="center"/>
          </w:tcPr>
          <w:p w14:paraId="13AE3828" w14:textId="77777777" w:rsidR="006D6F4F" w:rsidRPr="00382BB7" w:rsidRDefault="006D6F4F" w:rsidP="007A19D4">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1DAD1759" w14:textId="77777777" w:rsidR="006D6F4F" w:rsidRPr="00382BB7" w:rsidRDefault="006D6F4F" w:rsidP="007A19D4">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146574E2" w14:textId="77777777" w:rsidR="006D6F4F" w:rsidRPr="00382BB7" w:rsidRDefault="006D6F4F" w:rsidP="007A19D4">
            <w:pPr>
              <w:jc w:val="center"/>
              <w:rPr>
                <w:rFonts w:asciiTheme="minorHAnsi" w:hAnsiTheme="minorHAnsi" w:cstheme="minorHAnsi"/>
                <w:sz w:val="22"/>
                <w:szCs w:val="22"/>
              </w:rPr>
            </w:pPr>
            <w:r>
              <w:rPr>
                <w:rFonts w:ascii="Calibri" w:hAnsi="Calibri" w:cs="Calibri"/>
                <w:color w:val="000000"/>
                <w:sz w:val="22"/>
                <w:szCs w:val="22"/>
              </w:rPr>
              <w:t>0.0001</w:t>
            </w:r>
          </w:p>
        </w:tc>
        <w:tc>
          <w:tcPr>
            <w:tcW w:w="900" w:type="dxa"/>
            <w:vAlign w:val="center"/>
          </w:tcPr>
          <w:p w14:paraId="1341BF22" w14:textId="77777777" w:rsidR="006D6F4F" w:rsidRPr="00382BB7" w:rsidRDefault="006D6F4F" w:rsidP="007A19D4">
            <w:pPr>
              <w:jc w:val="center"/>
              <w:rPr>
                <w:rFonts w:asciiTheme="minorHAnsi" w:hAnsiTheme="minorHAnsi" w:cstheme="minorHAnsi"/>
                <w:sz w:val="22"/>
                <w:szCs w:val="22"/>
              </w:rPr>
            </w:pPr>
            <w:r>
              <w:rPr>
                <w:rFonts w:ascii="Calibri" w:hAnsi="Calibri" w:cs="Calibri"/>
                <w:color w:val="000000"/>
                <w:sz w:val="22"/>
                <w:szCs w:val="22"/>
              </w:rPr>
              <w:t>0.011</w:t>
            </w:r>
          </w:p>
        </w:tc>
        <w:tc>
          <w:tcPr>
            <w:tcW w:w="1980" w:type="dxa"/>
            <w:vAlign w:val="center"/>
          </w:tcPr>
          <w:p w14:paraId="5C4E3FF2" w14:textId="77777777" w:rsidR="006D6F4F" w:rsidRPr="00382BB7" w:rsidRDefault="006D6F4F" w:rsidP="007A19D4">
            <w:pPr>
              <w:jc w:val="center"/>
              <w:rPr>
                <w:rFonts w:asciiTheme="minorHAnsi" w:hAnsiTheme="minorHAnsi" w:cstheme="minorHAnsi"/>
                <w:sz w:val="22"/>
                <w:szCs w:val="22"/>
              </w:rPr>
            </w:pPr>
            <w:r>
              <w:rPr>
                <w:rFonts w:ascii="Calibri" w:hAnsi="Calibri" w:cs="Calibri"/>
                <w:color w:val="000000"/>
                <w:sz w:val="22"/>
                <w:szCs w:val="22"/>
              </w:rPr>
              <w:t>0.357</w:t>
            </w:r>
          </w:p>
        </w:tc>
        <w:tc>
          <w:tcPr>
            <w:tcW w:w="1620" w:type="dxa"/>
            <w:vAlign w:val="center"/>
          </w:tcPr>
          <w:p w14:paraId="40F81F23" w14:textId="77777777" w:rsidR="006D6F4F" w:rsidRPr="00382BB7" w:rsidRDefault="006D6F4F" w:rsidP="007A19D4">
            <w:pPr>
              <w:jc w:val="center"/>
              <w:rPr>
                <w:rFonts w:asciiTheme="minorHAnsi" w:hAnsiTheme="minorHAnsi" w:cstheme="minorHAnsi"/>
                <w:sz w:val="22"/>
                <w:szCs w:val="22"/>
              </w:rPr>
            </w:pPr>
            <w:r>
              <w:rPr>
                <w:rFonts w:ascii="Calibri" w:hAnsi="Calibri" w:cs="Calibri"/>
                <w:color w:val="000000"/>
                <w:sz w:val="22"/>
                <w:szCs w:val="22"/>
              </w:rPr>
              <w:t>0.643</w:t>
            </w:r>
          </w:p>
        </w:tc>
        <w:tc>
          <w:tcPr>
            <w:tcW w:w="1620" w:type="dxa"/>
            <w:vAlign w:val="center"/>
          </w:tcPr>
          <w:p w14:paraId="09CF5962" w14:textId="77777777" w:rsidR="006D6F4F" w:rsidRDefault="006D6F4F" w:rsidP="007A19D4">
            <w:pPr>
              <w:jc w:val="center"/>
              <w:rPr>
                <w:rFonts w:ascii="Calibri" w:hAnsi="Calibri" w:cs="Calibri"/>
                <w:color w:val="000000"/>
                <w:sz w:val="22"/>
                <w:szCs w:val="22"/>
              </w:rPr>
            </w:pPr>
            <w:r>
              <w:rPr>
                <w:rFonts w:ascii="Calibri" w:hAnsi="Calibri" w:cs="Calibri"/>
                <w:color w:val="000000"/>
                <w:sz w:val="22"/>
                <w:szCs w:val="22"/>
              </w:rPr>
              <w:t>0.987</w:t>
            </w:r>
          </w:p>
          <w:p w14:paraId="72A4CC01" w14:textId="77777777" w:rsidR="006D6F4F" w:rsidRPr="00382BB7" w:rsidRDefault="006D6F4F" w:rsidP="007A19D4">
            <w:pPr>
              <w:jc w:val="center"/>
              <w:rPr>
                <w:rFonts w:asciiTheme="minorHAnsi" w:hAnsiTheme="minorHAnsi" w:cstheme="minorHAnsi"/>
                <w:sz w:val="22"/>
                <w:szCs w:val="22"/>
              </w:rPr>
            </w:pPr>
            <w:r>
              <w:rPr>
                <w:rFonts w:ascii="Calibri" w:hAnsi="Calibri" w:cs="Calibri"/>
                <w:color w:val="000000"/>
                <w:sz w:val="22"/>
                <w:szCs w:val="22"/>
              </w:rPr>
              <w:t>(0.921, 1.05)</w:t>
            </w:r>
          </w:p>
        </w:tc>
      </w:tr>
      <w:tr w:rsidR="006D6F4F" w:rsidRPr="00382BB7" w14:paraId="7392A8A2" w14:textId="77777777" w:rsidTr="007A19D4">
        <w:trPr>
          <w:trHeight w:val="667"/>
          <w:jc w:val="center"/>
        </w:trPr>
        <w:tc>
          <w:tcPr>
            <w:tcW w:w="900" w:type="dxa"/>
            <w:vAlign w:val="center"/>
          </w:tcPr>
          <w:p w14:paraId="4525DF7E" w14:textId="77777777" w:rsidR="006D6F4F" w:rsidRPr="00382BB7" w:rsidRDefault="006D6F4F" w:rsidP="007A19D4">
            <w:pPr>
              <w:jc w:val="center"/>
              <w:rPr>
                <w:rFonts w:asciiTheme="minorHAnsi" w:hAnsiTheme="minorHAnsi" w:cstheme="minorHAnsi"/>
                <w:sz w:val="22"/>
                <w:szCs w:val="22"/>
              </w:rPr>
            </w:pPr>
            <w:r w:rsidRPr="00382BB7">
              <w:rPr>
                <w:rFonts w:asciiTheme="minorHAnsi" w:hAnsiTheme="minorHAnsi" w:cstheme="minorHAnsi"/>
                <w:sz w:val="22"/>
                <w:szCs w:val="22"/>
              </w:rPr>
              <w:t>24%</w:t>
            </w:r>
          </w:p>
        </w:tc>
        <w:tc>
          <w:tcPr>
            <w:tcW w:w="810" w:type="dxa"/>
            <w:vAlign w:val="center"/>
          </w:tcPr>
          <w:p w14:paraId="58FBC9ED" w14:textId="77777777" w:rsidR="006D6F4F" w:rsidRPr="00382BB7" w:rsidRDefault="006D6F4F" w:rsidP="007A19D4">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4E7E6B2E" w14:textId="77777777" w:rsidR="006D6F4F" w:rsidRPr="00382BB7" w:rsidRDefault="006D6F4F" w:rsidP="007A19D4">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62E294A2" w14:textId="77777777" w:rsidR="006D6F4F" w:rsidRPr="00382BB7" w:rsidRDefault="006D6F4F" w:rsidP="007A19D4">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296CEB49" w14:textId="77777777" w:rsidR="006D6F4F" w:rsidRPr="00382BB7" w:rsidRDefault="006D6F4F" w:rsidP="007A19D4">
            <w:pPr>
              <w:jc w:val="center"/>
              <w:rPr>
                <w:rFonts w:asciiTheme="minorHAnsi" w:hAnsiTheme="minorHAnsi" w:cstheme="minorHAnsi"/>
                <w:sz w:val="22"/>
                <w:szCs w:val="22"/>
              </w:rPr>
            </w:pPr>
            <w:r>
              <w:rPr>
                <w:rFonts w:ascii="Calibri" w:hAnsi="Calibri" w:cs="Calibri"/>
                <w:color w:val="000000"/>
                <w:sz w:val="22"/>
                <w:szCs w:val="22"/>
              </w:rPr>
              <w:t>0.015</w:t>
            </w:r>
          </w:p>
        </w:tc>
        <w:tc>
          <w:tcPr>
            <w:tcW w:w="1980" w:type="dxa"/>
            <w:vAlign w:val="center"/>
          </w:tcPr>
          <w:p w14:paraId="528B2097" w14:textId="77777777" w:rsidR="006D6F4F" w:rsidRPr="00382BB7" w:rsidRDefault="006D6F4F" w:rsidP="007A19D4">
            <w:pPr>
              <w:jc w:val="center"/>
              <w:rPr>
                <w:rFonts w:asciiTheme="minorHAnsi" w:hAnsiTheme="minorHAnsi" w:cstheme="minorHAnsi"/>
                <w:sz w:val="22"/>
                <w:szCs w:val="22"/>
              </w:rPr>
            </w:pPr>
            <w:r>
              <w:rPr>
                <w:rFonts w:ascii="Calibri" w:hAnsi="Calibri" w:cs="Calibri"/>
                <w:color w:val="000000"/>
                <w:sz w:val="22"/>
                <w:szCs w:val="22"/>
              </w:rPr>
              <w:t>0.285</w:t>
            </w:r>
          </w:p>
        </w:tc>
        <w:tc>
          <w:tcPr>
            <w:tcW w:w="1620" w:type="dxa"/>
            <w:vAlign w:val="center"/>
          </w:tcPr>
          <w:p w14:paraId="3E6E2F3A" w14:textId="77777777" w:rsidR="006D6F4F" w:rsidRPr="00382BB7" w:rsidRDefault="006D6F4F" w:rsidP="007A19D4">
            <w:pPr>
              <w:jc w:val="center"/>
              <w:rPr>
                <w:rFonts w:asciiTheme="minorHAnsi" w:hAnsiTheme="minorHAnsi" w:cstheme="minorHAnsi"/>
                <w:sz w:val="22"/>
                <w:szCs w:val="22"/>
              </w:rPr>
            </w:pPr>
            <w:r>
              <w:rPr>
                <w:rFonts w:ascii="Calibri" w:hAnsi="Calibri" w:cs="Calibri"/>
                <w:color w:val="000000"/>
                <w:sz w:val="22"/>
                <w:szCs w:val="22"/>
              </w:rPr>
              <w:t>0.715</w:t>
            </w:r>
          </w:p>
        </w:tc>
        <w:tc>
          <w:tcPr>
            <w:tcW w:w="1620" w:type="dxa"/>
            <w:vAlign w:val="center"/>
          </w:tcPr>
          <w:p w14:paraId="24168CE7" w14:textId="77777777" w:rsidR="006D6F4F" w:rsidRDefault="006D6F4F" w:rsidP="007A19D4">
            <w:pPr>
              <w:jc w:val="center"/>
              <w:rPr>
                <w:rFonts w:ascii="Calibri" w:hAnsi="Calibri" w:cs="Calibri"/>
                <w:color w:val="000000"/>
                <w:sz w:val="22"/>
                <w:szCs w:val="22"/>
              </w:rPr>
            </w:pPr>
            <w:r>
              <w:rPr>
                <w:rFonts w:ascii="Calibri" w:hAnsi="Calibri" w:cs="Calibri"/>
                <w:color w:val="000000"/>
                <w:sz w:val="22"/>
                <w:szCs w:val="22"/>
              </w:rPr>
              <w:t>0.981</w:t>
            </w:r>
          </w:p>
          <w:p w14:paraId="102842AD" w14:textId="77777777" w:rsidR="006D6F4F" w:rsidRPr="00382BB7" w:rsidRDefault="006D6F4F" w:rsidP="007A19D4">
            <w:pPr>
              <w:jc w:val="center"/>
              <w:rPr>
                <w:rFonts w:asciiTheme="minorHAnsi" w:hAnsiTheme="minorHAnsi" w:cstheme="minorHAnsi"/>
                <w:sz w:val="22"/>
                <w:szCs w:val="22"/>
              </w:rPr>
            </w:pPr>
            <w:r>
              <w:rPr>
                <w:rFonts w:ascii="Calibri" w:hAnsi="Calibri" w:cs="Calibri"/>
                <w:color w:val="000000"/>
                <w:sz w:val="22"/>
                <w:szCs w:val="22"/>
              </w:rPr>
              <w:t>(0.916, 1.04)</w:t>
            </w:r>
          </w:p>
        </w:tc>
      </w:tr>
    </w:tbl>
    <w:p w14:paraId="45D44DF4" w14:textId="198788D8" w:rsidR="002F2ADF" w:rsidRDefault="002F2ADF" w:rsidP="002F2ADF">
      <w:pPr>
        <w:spacing w:after="0" w:line="240" w:lineRule="auto"/>
      </w:pPr>
      <w:r>
        <w:t xml:space="preserve"> </w:t>
      </w:r>
    </w:p>
    <w:p w14:paraId="1B0E9C76" w14:textId="3ACB2E79" w:rsidR="001C1AC5" w:rsidRDefault="006D6F4F" w:rsidP="006D6F4F">
      <w:pPr>
        <w:spacing w:line="240" w:lineRule="auto"/>
        <w:jc w:val="center"/>
        <w:rPr>
          <w:b/>
          <w:bCs/>
        </w:rPr>
      </w:pPr>
      <w:r>
        <w:rPr>
          <w:b/>
          <w:bCs/>
          <w:noProof/>
        </w:rPr>
        <w:lastRenderedPageBreak/>
        <w:drawing>
          <wp:inline distT="0" distB="0" distL="0" distR="0" wp14:anchorId="1FC29A7F" wp14:editId="67584A48">
            <wp:extent cx="5499100" cy="4124325"/>
            <wp:effectExtent l="0" t="0" r="6350" b="952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ion-fina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99100" cy="4124325"/>
                    </a:xfrm>
                    <a:prstGeom prst="rect">
                      <a:avLst/>
                    </a:prstGeom>
                  </pic:spPr>
                </pic:pic>
              </a:graphicData>
            </a:graphic>
          </wp:inline>
        </w:drawing>
      </w:r>
    </w:p>
    <w:p w14:paraId="2F99382E" w14:textId="6E2B4132" w:rsidR="00CC6F5D" w:rsidRDefault="00CC6F5D" w:rsidP="006D6A6C">
      <w:pPr>
        <w:spacing w:after="0" w:line="240" w:lineRule="auto"/>
      </w:pPr>
      <w:r>
        <w:rPr>
          <w:b/>
          <w:bCs/>
        </w:rPr>
        <w:t xml:space="preserve">Figure </w:t>
      </w:r>
      <w:r w:rsidR="00214D7F">
        <w:rPr>
          <w:b/>
          <w:bCs/>
        </w:rPr>
        <w:t>5</w:t>
      </w:r>
      <w:r>
        <w:rPr>
          <w:b/>
          <w:bCs/>
        </w:rPr>
        <w:t xml:space="preserve">. </w:t>
      </w:r>
      <w:r w:rsidR="00D97E17">
        <w:t xml:space="preserve">Projected change in population size over 30 years for </w:t>
      </w:r>
      <w:r w:rsidR="00943C72">
        <w:t>four</w:t>
      </w:r>
      <w:r w:rsidR="00D97E17">
        <w:t xml:space="preserve"> potential scenarios of land cover change. </w:t>
      </w:r>
      <w:r>
        <w:t>Solid black lines show the medians among all replicates, and shaded gray regions show the 95% quantiles</w:t>
      </w:r>
      <w:r w:rsidR="00397C61">
        <w:t xml:space="preserve"> (95% of replications fell within this range)</w:t>
      </w:r>
      <w:r>
        <w:t>. The dashed line is at 0</w:t>
      </w:r>
      <w:r w:rsidR="00D97E17">
        <w:t xml:space="preserve">, </w:t>
      </w:r>
      <w:r>
        <w:t xml:space="preserve">indicating no change in population size. </w:t>
      </w:r>
    </w:p>
    <w:p w14:paraId="6C102C5A" w14:textId="3CD74500" w:rsidR="001C1AC5" w:rsidRDefault="001C1AC5" w:rsidP="006D6A6C">
      <w:pPr>
        <w:spacing w:after="0" w:line="480" w:lineRule="auto"/>
        <w:rPr>
          <w:b/>
          <w:bCs/>
        </w:rPr>
      </w:pPr>
    </w:p>
    <w:p w14:paraId="297EF64E" w14:textId="06BBD7FF" w:rsidR="002836A7" w:rsidRDefault="002836A7" w:rsidP="006D6A6C">
      <w:pPr>
        <w:spacing w:after="0" w:line="480" w:lineRule="auto"/>
        <w:rPr>
          <w:b/>
          <w:bCs/>
        </w:rPr>
      </w:pPr>
    </w:p>
    <w:p w14:paraId="6F59F3F4" w14:textId="15BD8B16" w:rsidR="002836A7" w:rsidRDefault="002836A7" w:rsidP="006D6A6C">
      <w:pPr>
        <w:spacing w:after="0" w:line="480" w:lineRule="auto"/>
        <w:rPr>
          <w:b/>
          <w:bCs/>
        </w:rPr>
      </w:pPr>
    </w:p>
    <w:p w14:paraId="238D8C8E" w14:textId="0855FAF5" w:rsidR="00D97E17" w:rsidRDefault="00D97E17" w:rsidP="006D6A6C">
      <w:pPr>
        <w:spacing w:after="0" w:line="480" w:lineRule="auto"/>
        <w:rPr>
          <w:b/>
          <w:bCs/>
        </w:rPr>
      </w:pPr>
    </w:p>
    <w:p w14:paraId="4E46B2AC" w14:textId="51229CAA" w:rsidR="00D97E17" w:rsidRDefault="00D97E17" w:rsidP="006D6A6C">
      <w:pPr>
        <w:spacing w:line="480" w:lineRule="auto"/>
        <w:rPr>
          <w:b/>
        </w:rPr>
      </w:pPr>
      <w:r>
        <w:rPr>
          <w:b/>
        </w:rPr>
        <w:br w:type="page"/>
      </w:r>
    </w:p>
    <w:p w14:paraId="59928031" w14:textId="2265CA3E" w:rsidR="00900997" w:rsidRDefault="00703370" w:rsidP="00B004EC">
      <w:pPr>
        <w:spacing w:line="480" w:lineRule="auto"/>
        <w:rPr>
          <w:b/>
        </w:rPr>
      </w:pPr>
      <w:r>
        <w:rPr>
          <w:b/>
        </w:rPr>
        <w:lastRenderedPageBreak/>
        <w:t>DISCUSSION</w:t>
      </w:r>
    </w:p>
    <w:p w14:paraId="13638F5A" w14:textId="1CAC7E90" w:rsidR="00B004EC" w:rsidRDefault="00761CC8" w:rsidP="00A22471">
      <w:pPr>
        <w:spacing w:after="0" w:line="480" w:lineRule="auto"/>
        <w:ind w:firstLine="720"/>
        <w:rPr>
          <w:bCs/>
        </w:rPr>
      </w:pPr>
      <w:r>
        <w:rPr>
          <w:bCs/>
        </w:rPr>
        <w:t xml:space="preserve">We developed a demographic projection model for the PR boa that incorporated many sources of uncertainty regarding current population status and population vital rates, despite lack of monitoring data to inform past or current abundance. Using this model, we simulated population dynamics over 30 years under four scenarios of future urbanization and found that </w:t>
      </w:r>
      <w:r w:rsidR="00E42C7A">
        <w:rPr>
          <w:bCs/>
        </w:rPr>
        <w:t>there was an increased probability of population decline as urbanization rates increased</w:t>
      </w:r>
      <w:r>
        <w:rPr>
          <w:bCs/>
        </w:rPr>
        <w:t xml:space="preserve">. The probability that the population would remain stable or grow was greater than 50% only when urbanization rates fell </w:t>
      </w:r>
      <w:r w:rsidR="00E42C7A">
        <w:rPr>
          <w:bCs/>
        </w:rPr>
        <w:t>to 0%</w:t>
      </w:r>
      <w:r>
        <w:rPr>
          <w:bCs/>
        </w:rPr>
        <w:t xml:space="preserve">. </w:t>
      </w:r>
      <w:r w:rsidR="00A22471">
        <w:rPr>
          <w:bCs/>
        </w:rPr>
        <w:t>I</w:t>
      </w:r>
      <w:r>
        <w:rPr>
          <w:bCs/>
        </w:rPr>
        <w:t>ncreasing rates of urbanization were</w:t>
      </w:r>
      <w:r w:rsidR="00E42C7A">
        <w:rPr>
          <w:bCs/>
        </w:rPr>
        <w:t xml:space="preserve"> also</w:t>
      </w:r>
      <w:r>
        <w:rPr>
          <w:bCs/>
        </w:rPr>
        <w:t xml:space="preserve"> associated with an increased quasi-extinction probability</w:t>
      </w:r>
      <w:r w:rsidR="00E42C7A">
        <w:rPr>
          <w:bCs/>
        </w:rPr>
        <w:t>, especially</w:t>
      </w:r>
      <w:r>
        <w:rPr>
          <w:bCs/>
        </w:rPr>
        <w:t xml:space="preserve"> at the highest threshold (5000 individuals). Quasi-extinction probabilities were low for most scenarios due to the possibility of a large initial population size, which buffers the population from falling below the quasi-extinction thresholds within 30 years. If the true current population size </w:t>
      </w:r>
      <w:r w:rsidR="00A22471">
        <w:rPr>
          <w:bCs/>
        </w:rPr>
        <w:t>is</w:t>
      </w:r>
      <w:r>
        <w:rPr>
          <w:bCs/>
        </w:rPr>
        <w:t xml:space="preserve"> lower than our projected minimum of </w:t>
      </w:r>
      <w:r>
        <w:rPr>
          <w:rFonts w:eastAsiaTheme="minorEastAsia"/>
        </w:rPr>
        <w:t>37,903</w:t>
      </w:r>
      <w:r w:rsidR="00A22471">
        <w:rPr>
          <w:rFonts w:eastAsiaTheme="minorEastAsia"/>
        </w:rPr>
        <w:t xml:space="preserve"> individuals</w:t>
      </w:r>
      <w:r>
        <w:rPr>
          <w:rFonts w:eastAsiaTheme="minorEastAsia"/>
        </w:rPr>
        <w:t xml:space="preserve">, quasi-extinction probability may be greater. </w:t>
      </w:r>
    </w:p>
    <w:p w14:paraId="6D7C14C0" w14:textId="670C9689" w:rsidR="005844B8" w:rsidRDefault="00761CC8" w:rsidP="00A22471">
      <w:pPr>
        <w:spacing w:after="0" w:line="480" w:lineRule="auto"/>
        <w:ind w:firstLine="720"/>
        <w:rPr>
          <w:bCs/>
        </w:rPr>
      </w:pPr>
      <w:r>
        <w:rPr>
          <w:bCs/>
        </w:rPr>
        <w:t xml:space="preserve">This model is largely built based on the personal knowledge and opinion of species experts, with support from published studies. The sensitivity analyses </w:t>
      </w:r>
      <w:r w:rsidR="00926795">
        <w:rPr>
          <w:bCs/>
        </w:rPr>
        <w:t>serve to</w:t>
      </w:r>
      <w:r>
        <w:rPr>
          <w:bCs/>
        </w:rPr>
        <w:t xml:space="preserve"> evaluate the effect of key model inputs on our estimates of the probability of quasi-extinction or population growth.</w:t>
      </w:r>
      <w:ins w:id="71" w:author="Conor McGowan" w:date="2020-01-09T13:50:00Z">
        <w:r w:rsidR="00383DCF">
          <w:rPr>
            <w:bCs/>
          </w:rPr>
          <w:t xml:space="preserve"> These sensitivity analyses can help managers see how predictions would change if model inputs are correct, identify how incorrect model inputs would have to be before management decisions would change, and also establish priorities for future research.</w:t>
        </w:r>
      </w:ins>
      <w:r>
        <w:rPr>
          <w:bCs/>
        </w:rPr>
        <w:t xml:space="preserve"> </w:t>
      </w:r>
      <w:r w:rsidR="00ED33FB" w:rsidRPr="00F275B9">
        <w:rPr>
          <w:bCs/>
        </w:rPr>
        <w:t>Methods exist to formally elicit demographic parameter estimates and relationships from experts</w:t>
      </w:r>
      <w:r w:rsidR="00A500FE">
        <w:rPr>
          <w:bCs/>
        </w:rPr>
        <w:t xml:space="preserve">, </w:t>
      </w:r>
      <w:r w:rsidR="00ED33FB" w:rsidRPr="00F275B9">
        <w:rPr>
          <w:bCs/>
        </w:rPr>
        <w:t>but those are also time- consuming and can be expensive, or not feasible if few people are experts on the species biology</w:t>
      </w:r>
      <w:r w:rsidR="00A500FE">
        <w:rPr>
          <w:bCs/>
        </w:rPr>
        <w:t xml:space="preserve"> </w:t>
      </w:r>
      <w:r w:rsidR="00A500FE">
        <w:rPr>
          <w:bCs/>
        </w:rPr>
        <w:fldChar w:fldCharType="begin" w:fldLock="1"/>
      </w:r>
      <w:r w:rsidR="00DA7FD9">
        <w:rPr>
          <w:bCs/>
        </w:rPr>
        <w:instrText>ADDIN CSL_CITATION {"citationItems":[{"id":"ITEM-1","itemData":{"DOI":"10.1111/j.1523-1739.2011.01806.x","ISSN":"08888892","abstract":"Expert knowledge is used widely in the science and practice of conservation because of the complexity of problems, relative lack of data, and the imminent nature of many conservation decisions. Expert knowledge is substantive information on a particular topic that is not widely known by others. An expert is someone who holds this knowledge and who is often deferred to in its interpretation. We refer to predictions by experts of what may happen in a particular context as expert judgments. In general, an expert-elicitation approach consists of five steps: deciding how information will be used, determining what to elicit, designing the elicitation process, performing the elicitation, and translating the elicited information into quantitative statements that can be used in a model or directly to make decisions. This last step is known as encoding. Some of the considerations in eliciting expert knowledge include determining how to work with multiple experts and how to combine multiple judgments, minimizing bias in the elicited information, and verifying the accuracy of expert information. We highlight structured elicitation techniques that, if adopted, will improve the accuracy and information content of expert judgment and ensure uncertainty is captured accurately. We suggest four aspects of an expert elicitation exercise be examined to determine its comprehensiveness and effectiveness: study design and context, elicitation design, elicitation method, and elicitation output. Just as the reliability of empirical data depends on the rigor with which it was acquired so too does that of expert knowledge.","author":[{"dropping-particle":"","family":"Martin","given":"Tara G.","non-dropping-particle":"","parse-names":false,"suffix":""},{"dropping-particle":"","family":"Burgman","given":"Mark A.","non-dropping-particle":"","parse-names":false,"suffix":""},{"dropping-particle":"","family":"Fidler","given":"Fiona","non-dropping-particle":"","parse-names":false,"suffix":""},{"dropping-particle":"","family":"Kuhnert","given":"Petra M.","non-dropping-particle":"","parse-names":false,"suffix":""},{"dropping-particle":"","family":"Low-Choy","given":"Samantha","non-dropping-particle":"","parse-names":false,"suffix":""},{"dropping-particle":"","family":"Mcbride","given":"Marissa","non-dropping-particle":"","parse-names":false,"suffix":""},{"dropping-particle":"","family":"Mengersen","given":"Kerrie","non-dropping-particle":"","parse-names":false,"suffix":""}],"container-title":"Conservation Biology","id":"ITEM-1","issue":"1","issued":{"date-parts":[["2012"]]},"page":"29-38","title":"Eliciting Expert Knowledge in Conservation Science","type":"article-journal","volume":"26"},"uris":["http://www.mendeley.com/documents/?uuid=ee1d62e1-28d3-4bfb-8686-b52b10385263"]},{"id":"ITEM-2","itemData":{"author":[{"dropping-particle":"","family":"Burgman","given":"Mark A.","non-dropping-particle":"","parse-names":false,"suffix":""}],"id":"ITEM-2","issued":{"date-parts":[["2016"]]},"publisher":"Cambridge University Press","title":"Trusting judgments: how to get the best out of experts","type":"book"},"uris":["http://www.mendeley.com/documents/?uuid=c257c10a-b397-455f-8f8e-98b57a6a6237"]},{"id":"ITEM-3","itemData":{"DOI":"10.1890/ES12-00415.1","ISSN":"21508925","abstract":"Practicing ecologists who excel at their work (“experts”) hold a wealth of knowledge. This knowledge offers a wide range of opportunities for application in ecological research and natural resource decision-making. While experts are often consulted ad-hoc, their contributions are not widely acknowledged. These informal applications of expert knowledge lead to concerns about a lack of transparency and repeatability, causing distrust of this knowledge source in the scientific community. Here, we address these concerns with an exploration of the diversity of expert knowledge and of rigorous methods in its use. The effective use of expert knowledge hinges on an awareness of the spectrum of experts and their expertise, which varies by breadth of perspective and critical assessment. Also, experts express their knowledge in different forms depending on the degree of contextualization with other information. Careful matching of experts to application is therefore essential and has to go beyond a simple fitting of...","author":[{"dropping-particle":"","family":"Drescher","given":"M.","non-dropping-particle":"","parse-names":false,"suffix":""},{"dropping-particle":"","family":"Perera","given":"A. H.","non-dropping-particle":"","parse-names":false,"suffix":""},{"dropping-particle":"","family":"Johnson","given":"C. J.","non-dropping-particle":"","parse-names":false,"suffix":""},{"dropping-particle":"","family":"Buse","given":"L. J.","non-dropping-particle":"","parse-names":false,"suffix":""},{"dropping-particle":"","family":"Drew","given":"C. A.","non-dropping-particle":"","parse-names":false,"suffix":""},{"dropping-particle":"","family":"Burgman","given":"M. A.","non-dropping-particle":"","parse-names":false,"suffix":""}],"container-title":"Ecosphere","id":"ITEM-3","issue":"7","issued":{"date-parts":[["2013"]]},"page":"1-26","title":"Toward rigorous use of expert knowledge in ecological research","type":"article-journal","volume":"4"},"uris":["http://www.mendeley.com/documents/?uuid=866cc825-9388-4177-8b0b-f52c0cdcfe60"]}],"mendeley":{"formattedCitation":"(Martin et al. 2012, Drescher et al. 2013, Burgman 2016)","plainTextFormattedCitation":"(Martin et al. 2012, Drescher et al. 2013, Burgman 2016)","previouslyFormattedCitation":"(Martin et al. 2012, Drescher et al. 2013, Burgman 2016)"},"properties":{"noteIndex":0},"schema":"https://github.com/citation-style-language/schema/raw/master/csl-citation.json"}</w:instrText>
      </w:r>
      <w:r w:rsidR="00A500FE">
        <w:rPr>
          <w:bCs/>
        </w:rPr>
        <w:fldChar w:fldCharType="separate"/>
      </w:r>
      <w:r w:rsidR="00A500FE" w:rsidRPr="00A500FE">
        <w:rPr>
          <w:bCs/>
          <w:noProof/>
        </w:rPr>
        <w:t>(Martin et al. 2012, Drescher et al. 2013, Burgman 2016)</w:t>
      </w:r>
      <w:r w:rsidR="00A500FE">
        <w:rPr>
          <w:bCs/>
        </w:rPr>
        <w:fldChar w:fldCharType="end"/>
      </w:r>
      <w:r w:rsidR="00ED33FB">
        <w:rPr>
          <w:bCs/>
        </w:rPr>
        <w:t xml:space="preserve">. </w:t>
      </w:r>
      <w:r w:rsidR="00022A53">
        <w:rPr>
          <w:bCs/>
        </w:rPr>
        <w:t xml:space="preserve">Such methods are especially </w:t>
      </w:r>
      <w:r w:rsidR="00E42C7A">
        <w:rPr>
          <w:bCs/>
        </w:rPr>
        <w:t xml:space="preserve">useful </w:t>
      </w:r>
      <w:r w:rsidR="00022A53">
        <w:rPr>
          <w:bCs/>
        </w:rPr>
        <w:t xml:space="preserve">for eliciting estimates of uncertainty in demographic rates, i.e. variance or 95% CI. </w:t>
      </w:r>
      <w:commentRangeStart w:id="72"/>
      <w:r w:rsidR="00022A53">
        <w:rPr>
          <w:bCs/>
        </w:rPr>
        <w:t xml:space="preserve">Here, we applied a blanket uncertainty of 15% to all demographic rates because </w:t>
      </w:r>
      <w:commentRangeStart w:id="73"/>
      <w:r w:rsidR="00022A53">
        <w:rPr>
          <w:bCs/>
        </w:rPr>
        <w:t>we did not have expert elicitation results,</w:t>
      </w:r>
      <w:commentRangeEnd w:id="73"/>
      <w:r w:rsidR="00383DCF">
        <w:rPr>
          <w:rStyle w:val="CommentReference"/>
        </w:rPr>
        <w:commentReference w:id="73"/>
      </w:r>
      <w:r w:rsidR="00022A53">
        <w:rPr>
          <w:bCs/>
        </w:rPr>
        <w:t xml:space="preserve"> but our projection would be improved by including explicit estimates of uncertainty for each demographic rate. </w:t>
      </w:r>
      <w:ins w:id="74" w:author="Conor McGowan" w:date="2020-01-09T13:57:00Z">
        <w:r w:rsidR="00A44291">
          <w:rPr>
            <w:bCs/>
          </w:rPr>
          <w:t xml:space="preserve">Our model </w:t>
        </w:r>
      </w:ins>
      <w:ins w:id="75" w:author="Conor McGowan" w:date="2020-01-09T13:58:00Z">
        <w:r w:rsidR="00A44291">
          <w:rPr>
            <w:bCs/>
          </w:rPr>
          <w:t>structure</w:t>
        </w:r>
      </w:ins>
      <w:ins w:id="76" w:author="Conor McGowan" w:date="2020-01-09T13:57:00Z">
        <w:r w:rsidR="00A44291">
          <w:rPr>
            <w:bCs/>
          </w:rPr>
          <w:t xml:space="preserve"> </w:t>
        </w:r>
      </w:ins>
      <w:ins w:id="77" w:author="Conor McGowan" w:date="2020-01-09T13:58:00Z">
        <w:r w:rsidR="00A44291">
          <w:rPr>
            <w:bCs/>
          </w:rPr>
          <w:t xml:space="preserve">incorporated parametric so </w:t>
        </w:r>
        <w:r w:rsidR="00A44291">
          <w:rPr>
            <w:bCs/>
          </w:rPr>
          <w:lastRenderedPageBreak/>
          <w:t xml:space="preserve">that each replicate of a simulated scenario drew different mean values from the </w:t>
        </w:r>
      </w:ins>
      <w:ins w:id="78" w:author="Conor McGowan" w:date="2020-01-09T13:59:00Z">
        <w:r w:rsidR="00A44291">
          <w:rPr>
            <w:bCs/>
          </w:rPr>
          <w:t>distribution</w:t>
        </w:r>
      </w:ins>
      <w:ins w:id="79" w:author="Conor McGowan" w:date="2020-01-09T13:58:00Z">
        <w:r w:rsidR="00A44291">
          <w:rPr>
            <w:bCs/>
          </w:rPr>
          <w:t xml:space="preserve"> </w:t>
        </w:r>
      </w:ins>
      <w:ins w:id="80" w:author="Conor McGowan" w:date="2020-01-09T13:59:00Z">
        <w:r w:rsidR="00A44291">
          <w:rPr>
            <w:bCs/>
          </w:rPr>
          <w:t xml:space="preserve">set up using expert elicited means and the 15% C.V. With this added layer of prediction uncertainty our simulations account for the likely hood that the is error in the elicited values. </w:t>
        </w:r>
      </w:ins>
      <w:r w:rsidR="00022A53">
        <w:rPr>
          <w:bCs/>
        </w:rPr>
        <w:t>With or without those expert-elicited estimates of parametric uncertainty, a sensitivity analysis like the one presented here can help identify which demographic rates contribute the most to realized population trajectories, and can provide decision makers with target thresholds (e.g., adult survival &gt; 0.75) that may be useful in recovery planning.</w:t>
      </w:r>
      <w:commentRangeEnd w:id="72"/>
      <w:r w:rsidR="00A44291">
        <w:rPr>
          <w:rStyle w:val="CommentReference"/>
        </w:rPr>
        <w:commentReference w:id="72"/>
      </w:r>
    </w:p>
    <w:p w14:paraId="5575C4C4" w14:textId="008B5A41" w:rsidR="003D6292" w:rsidRDefault="00ED33FB" w:rsidP="00354A69">
      <w:pPr>
        <w:spacing w:after="0" w:line="480" w:lineRule="auto"/>
        <w:ind w:firstLine="720"/>
        <w:rPr>
          <w:bCs/>
        </w:rPr>
      </w:pPr>
      <w:r>
        <w:rPr>
          <w:bCs/>
        </w:rPr>
        <w:t>Without demographic information, occupancy models can be useful for predicting species presence across its range. However, occupancy alone may not be sufficient to understand responses to future threats because animals often exist in suboptimal habitat</w:t>
      </w:r>
      <w:r w:rsidR="00355140">
        <w:rPr>
          <w:bCs/>
        </w:rPr>
        <w:t xml:space="preserve"> </w:t>
      </w:r>
      <w:r w:rsidR="00355140">
        <w:rPr>
          <w:bCs/>
        </w:rPr>
        <w:fldChar w:fldCharType="begin" w:fldLock="1"/>
      </w:r>
      <w:r w:rsidR="00E63637">
        <w:rPr>
          <w:bCs/>
        </w:rPr>
        <w:instrText>ADDIN CSL_CITATION {"citationItems":[{"id":"ITEM-1","itemData":{"DOI":"10.1016/0197-3975(91)90016-E","ISBN":"3333333333","ISSN":"01973975","PMID":"25246403","author":[{"dropping-particle":"","family":"Schlaepfer","given":"Martin A","non-dropping-particle":"","parse-names":false,"suffix":""},{"dropping-particle":"","family":"Runge","given":"Michael C","non-dropping-particle":"","parse-names":false,"suffix":""},{"dropping-particle":"","family":"Sherman","given":"Paul W","non-dropping-particle":"","parse-names":false,"suffix":""},{"dropping-particle":"","family":"Sherman","given":"Paul W","non-dropping-particle":"","parse-names":false,"suffix":""}],"container-title":"Trends in Ecology &amp; Evolution","id":"ITEM-1","issue":"10","issued":{"date-parts":[["2002"]]},"page":"474-480","title":"Ecological and evolutionary traps","type":"article-journal","volume":"17"},"uris":["http://www.mendeley.com/documents/?uuid=5b0a21e3-6f8d-4c93-8411-26c2aea543e8"]},{"id":"ITEM-2","itemData":{"DOI":"10.1111/j.1523-1739.2004.00417.x","ISBN":"1523-1739","abstract":"Abstract: The concept of the ecological trap, a low-quality habitat that animals prefer over other available habitats of higher quality, has appeared in the ecological literature irregularly for over 30 years, but the topic has received relatively little attention, and evidence for traps remains largely anecdotal. Recently, however, the ecological trap concept has been the subject of a flurry of theoretical activity that is likely to raise its profile substantially, particularly in conservation biology. Ecological trap theory suggests that, under most circumstances, the presence of a trap in a landscape will drive a local population to extinction. A number of empirical studies, almost all of birds, suggest the existence of traps and demonstrate the difficulties of recognizing them in the field. Evidence for ecological traps has primarily been found in habitats modified by human activities, either directly (e.g., through the mowing of grassland birds' nests) or indirectly (e.g., via human-mediated invasion of exotic species), but some studies suggest that traps may occur even in relatively pristine areas. Taken together, these theoretical and empirical results suggest that traps may be relatively common in rapidly changing landscapes. It is therefore important for conservation biologists to be able to identify traps and differentiate them from sinks. Commonly employed approaches for population modeling, which tend to assume a source-sink framework and do not consider habitat selection explicitly, may introduce faulty assumptions that mask the effects of ecological traps and lead to overly optimistic predictions about population persistence. Given the potentially dire consequences of ecological traps and the accumulating evidence for their existence, greater attention from the community of conservation biologists is warranted. In particular, it is important for conservation biologists and managers to incorporate into conservation planning an explicit understanding of the relationship between habitat selection and habitat quality. Resumen: El concepto de la trampa ecológica, hábitat de baja calidad que los animales prefieren por encima de otros hábitats disponibles, ha aparecido irregularmente en la literatura ecológica por más de 30 años, pero el tema ha recibido relativamente poca atención, y la evidencia sobre trampas es principalmente anecdótica. Sin embargo, el concepto de trampa ecológica recientemente ha sido sujeto de una agitada actividad teórica …","author":[{"dropping-particle":"","family":"Battin","given":"James","non-dropping-particle":"","parse-names":false,"suffix":""}],"container-title":"Conservation Biology","id":"ITEM-2","issue":"6","issued":{"date-parts":[["2004"]]},"page":"1482-1491","title":"When Good Animals Love Bad Habitats: Ecological Traps and the Conservation of Animal Populations","type":"article-journal","volume":"18"},"uris":["http://www.mendeley.com/documents/?uuid=f3ae643b-970a-4379-83c4-4b86ea819884"]}],"mendeley":{"formattedCitation":"(Schlaepfer et al. 2002, Battin 2004)","plainTextFormattedCitation":"(Schlaepfer et al. 2002, Battin 2004)","previouslyFormattedCitation":"(Schlaepfer et al. 2002, Battin 2004)"},"properties":{"noteIndex":0},"schema":"https://github.com/citation-style-language/schema/raw/master/csl-citation.json"}</w:instrText>
      </w:r>
      <w:r w:rsidR="00355140">
        <w:rPr>
          <w:bCs/>
        </w:rPr>
        <w:fldChar w:fldCharType="separate"/>
      </w:r>
      <w:r w:rsidR="00355140" w:rsidRPr="00355140">
        <w:rPr>
          <w:bCs/>
          <w:noProof/>
        </w:rPr>
        <w:t>(Schlaepfer et al. 2002, Battin 2004)</w:t>
      </w:r>
      <w:r w:rsidR="00355140">
        <w:rPr>
          <w:bCs/>
        </w:rPr>
        <w:fldChar w:fldCharType="end"/>
      </w:r>
      <w:r>
        <w:rPr>
          <w:bCs/>
        </w:rPr>
        <w:t>.</w:t>
      </w:r>
      <w:r w:rsidR="00022A53">
        <w:rPr>
          <w:bCs/>
        </w:rPr>
        <w:t xml:space="preserve"> For the PR boa, there are opportunistic sightings from across the range, most frequently in human-dominated areas. That alone might indicate that urbanized habitat is suitable for boas, but </w:t>
      </w:r>
      <w:r w:rsidR="00355140">
        <w:rPr>
          <w:bCs/>
        </w:rPr>
        <w:t>species experts agreed</w:t>
      </w:r>
      <w:r w:rsidR="00022A53">
        <w:rPr>
          <w:bCs/>
        </w:rPr>
        <w:t xml:space="preserve"> that those areas are </w:t>
      </w:r>
      <w:r w:rsidR="00355140">
        <w:rPr>
          <w:bCs/>
        </w:rPr>
        <w:t xml:space="preserve">likely </w:t>
      </w:r>
      <w:r w:rsidR="00022A53">
        <w:rPr>
          <w:bCs/>
        </w:rPr>
        <w:t xml:space="preserve">population sinks in which boas experience increased mortality due to road strikes and direct human persecution. By modeling the proportion of habitat in urbanized areas and allowing for a large range in the negative effect of urbanization, we were able to capture this nuance </w:t>
      </w:r>
      <w:r w:rsidR="00E42C7A">
        <w:rPr>
          <w:bCs/>
        </w:rPr>
        <w:t>that might be lost if we analyzed occurrence records alone</w:t>
      </w:r>
      <w:r w:rsidR="00022A53">
        <w:rPr>
          <w:bCs/>
        </w:rPr>
        <w:t xml:space="preserve">.  </w:t>
      </w:r>
    </w:p>
    <w:p w14:paraId="407398D3" w14:textId="660D9315" w:rsidR="00703370" w:rsidRPr="00022A53" w:rsidRDefault="003D6292" w:rsidP="00355140">
      <w:pPr>
        <w:spacing w:after="0" w:line="480" w:lineRule="auto"/>
        <w:rPr>
          <w:bCs/>
        </w:rPr>
      </w:pPr>
      <w:r>
        <w:rPr>
          <w:bCs/>
        </w:rPr>
        <w:tab/>
      </w:r>
      <w:commentRangeStart w:id="81"/>
      <w:r w:rsidR="007A184A">
        <w:rPr>
          <w:bCs/>
        </w:rPr>
        <w:t>Density dependence presents a challenge in developing demographic projections because</w:t>
      </w:r>
      <w:r>
        <w:rPr>
          <w:bCs/>
        </w:rPr>
        <w:t xml:space="preserve"> the mechanisms and functional form of </w:t>
      </w:r>
      <w:r w:rsidR="00CE0246">
        <w:rPr>
          <w:bCs/>
        </w:rPr>
        <w:t>population responses to increased density</w:t>
      </w:r>
      <w:r>
        <w:rPr>
          <w:bCs/>
        </w:rPr>
        <w:t xml:space="preserve"> are still poorly understood for many species. Especially for an island endemic, we thought it important to restrict population growth but had </w:t>
      </w:r>
      <w:r w:rsidR="00926795">
        <w:rPr>
          <w:bCs/>
        </w:rPr>
        <w:t>no</w:t>
      </w:r>
      <w:r>
        <w:rPr>
          <w:bCs/>
        </w:rPr>
        <w:t xml:space="preserve"> data to inform carrying capacity or population responses to increased density. By using published estimates of boa density and home range size, we calculated a reasonable range of possible carrying capacities for the island of Puerto Rico. We imposed density dependence in the projection using a simple ceiling function, though in reality </w:t>
      </w:r>
      <w:r w:rsidR="001F0A61">
        <w:rPr>
          <w:bCs/>
        </w:rPr>
        <w:t xml:space="preserve">population </w:t>
      </w:r>
      <w:r>
        <w:rPr>
          <w:bCs/>
        </w:rPr>
        <w:t xml:space="preserve">response to density is likely </w:t>
      </w:r>
      <w:r>
        <w:rPr>
          <w:bCs/>
        </w:rPr>
        <w:lastRenderedPageBreak/>
        <w:t>more complex and nuanced. Future work on the functional forms of density dependence and best practices for including density dependence in population projections is needed.</w:t>
      </w:r>
      <w:commentRangeEnd w:id="81"/>
      <w:r w:rsidR="00927C2F">
        <w:rPr>
          <w:rStyle w:val="CommentReference"/>
        </w:rPr>
        <w:commentReference w:id="81"/>
      </w:r>
    </w:p>
    <w:p w14:paraId="69F9C8C1" w14:textId="28157A6F" w:rsidR="00927C2F" w:rsidRDefault="00927C2F" w:rsidP="00B004EC">
      <w:pPr>
        <w:spacing w:line="480" w:lineRule="auto"/>
        <w:ind w:firstLine="720"/>
        <w:rPr>
          <w:ins w:id="82" w:author="Conor McGowan" w:date="2020-01-09T14:08:00Z"/>
          <w:bCs/>
        </w:rPr>
      </w:pPr>
      <w:ins w:id="83" w:author="Conor McGowan" w:date="2020-01-09T14:08:00Z">
        <w:r>
          <w:rPr>
            <w:bCs/>
          </w:rPr>
          <w:t xml:space="preserve">The sensitivity analyses were an important outcome of this modeling effort. Despite having </w:t>
        </w:r>
      </w:ins>
      <w:ins w:id="84" w:author="Conor McGowan" w:date="2020-01-09T14:09:00Z">
        <w:r>
          <w:rPr>
            <w:bCs/>
          </w:rPr>
          <w:t xml:space="preserve">limited information on demographic rates, we were still able to construct a model of population dynamics based on known features of the species life history. The sensitivity analyses of that model gives us and </w:t>
        </w:r>
      </w:ins>
      <w:ins w:id="85" w:author="Conor McGowan" w:date="2020-01-09T14:11:00Z">
        <w:r>
          <w:rPr>
            <w:bCs/>
          </w:rPr>
          <w:t>decision</w:t>
        </w:r>
      </w:ins>
      <w:ins w:id="86" w:author="Conor McGowan" w:date="2020-01-09T14:09:00Z">
        <w:r>
          <w:rPr>
            <w:bCs/>
          </w:rPr>
          <w:t xml:space="preserve"> makers </w:t>
        </w:r>
      </w:ins>
      <w:ins w:id="87" w:author="Conor McGowan" w:date="2020-01-09T14:11:00Z">
        <w:r>
          <w:rPr>
            <w:bCs/>
          </w:rPr>
          <w:t>insight into how the future trajectories would change if the elicited demographic rates are incorrect and give us insight into how strongly incorrect our elicited paramet</w:t>
        </w:r>
      </w:ins>
      <w:ins w:id="88" w:author="Conor McGowan" w:date="2020-01-09T14:12:00Z">
        <w:r>
          <w:rPr>
            <w:bCs/>
          </w:rPr>
          <w:t>er</w:t>
        </w:r>
      </w:ins>
      <w:ins w:id="89" w:author="Conor McGowan" w:date="2020-01-09T14:11:00Z">
        <w:r>
          <w:rPr>
            <w:bCs/>
          </w:rPr>
          <w:t xml:space="preserve">s would have to be before the </w:t>
        </w:r>
      </w:ins>
      <w:ins w:id="90" w:author="Conor McGowan" w:date="2020-01-09T14:12:00Z">
        <w:r>
          <w:rPr>
            <w:bCs/>
          </w:rPr>
          <w:t>trajectories</w:t>
        </w:r>
      </w:ins>
      <w:ins w:id="91" w:author="Conor McGowan" w:date="2020-01-09T14:11:00Z">
        <w:r>
          <w:rPr>
            <w:bCs/>
          </w:rPr>
          <w:t xml:space="preserve"> </w:t>
        </w:r>
      </w:ins>
      <w:ins w:id="92" w:author="Conor McGowan" w:date="2020-01-09T14:12:00Z">
        <w:r>
          <w:rPr>
            <w:bCs/>
          </w:rPr>
          <w:t xml:space="preserve">changed. For example we found that all simulations with adult survival &gt;0.75 had no extinction risk, meaning that our experts would have to be wrong by 0.15 in order to change the risk for this species. </w:t>
        </w:r>
      </w:ins>
      <w:ins w:id="93" w:author="Conor McGowan" w:date="2020-01-09T14:15:00Z">
        <w:r w:rsidR="00D81544">
          <w:rPr>
            <w:bCs/>
          </w:rPr>
          <w:t>We can also conclude that mark recapture studies or other efforts to study the survival rates of adult boa would greatly improve</w:t>
        </w:r>
      </w:ins>
      <w:ins w:id="94" w:author="Conor McGowan" w:date="2020-01-09T14:16:00Z">
        <w:r w:rsidR="00D81544">
          <w:rPr>
            <w:bCs/>
          </w:rPr>
          <w:t xml:space="preserve"> confidence in</w:t>
        </w:r>
      </w:ins>
      <w:ins w:id="95" w:author="Conor McGowan" w:date="2020-01-09T14:15:00Z">
        <w:r w:rsidR="00D81544">
          <w:rPr>
            <w:bCs/>
          </w:rPr>
          <w:t xml:space="preserve"> our mode</w:t>
        </w:r>
      </w:ins>
      <w:ins w:id="96" w:author="Conor McGowan" w:date="2020-01-09T14:16:00Z">
        <w:r w:rsidR="00D81544">
          <w:rPr>
            <w:bCs/>
          </w:rPr>
          <w:t>l predictions and decision making ability.</w:t>
        </w:r>
      </w:ins>
    </w:p>
    <w:p w14:paraId="6D5C8B97" w14:textId="78C6495F" w:rsidR="00703370" w:rsidRDefault="00B004EC" w:rsidP="00B004EC">
      <w:pPr>
        <w:spacing w:line="480" w:lineRule="auto"/>
        <w:ind w:firstLine="720"/>
        <w:rPr>
          <w:bCs/>
        </w:rPr>
      </w:pPr>
      <w:r>
        <w:rPr>
          <w:bCs/>
        </w:rPr>
        <w:t xml:space="preserve">This analysis synthesized information from the published and grey literature with expert opinion to develop a quantitative projection model despite many uncertainties about current population status and demographic rates. Because we explicitly incorporated those uncertainties in the simulation model, the outputs reflect our best predictions given those uncertainties. </w:t>
      </w:r>
      <w:r w:rsidR="006A57AC">
        <w:rPr>
          <w:bCs/>
        </w:rPr>
        <w:t>Even when data are sparse</w:t>
      </w:r>
      <w:r w:rsidR="00355140">
        <w:rPr>
          <w:bCs/>
        </w:rPr>
        <w:t xml:space="preserve">, quantitative methods can often be used </w:t>
      </w:r>
      <w:r w:rsidR="006A57AC">
        <w:rPr>
          <w:bCs/>
        </w:rPr>
        <w:t xml:space="preserve">to produce rigorous </w:t>
      </w:r>
      <w:r w:rsidR="00355140">
        <w:rPr>
          <w:bCs/>
        </w:rPr>
        <w:t xml:space="preserve">and reproducible </w:t>
      </w:r>
      <w:r w:rsidR="006A57AC">
        <w:rPr>
          <w:bCs/>
        </w:rPr>
        <w:t>estimates of future status with quantifiable uncertainty.</w:t>
      </w:r>
    </w:p>
    <w:p w14:paraId="7CFEBB2A" w14:textId="77777777" w:rsidR="006A57AC" w:rsidRDefault="006A57AC" w:rsidP="00B004EC">
      <w:pPr>
        <w:spacing w:line="480" w:lineRule="auto"/>
        <w:ind w:firstLine="720"/>
        <w:rPr>
          <w:b/>
        </w:rPr>
      </w:pPr>
    </w:p>
    <w:p w14:paraId="58E60B5A" w14:textId="78F85898" w:rsidR="002A06B5" w:rsidRPr="00703370" w:rsidRDefault="00703370" w:rsidP="006D6A6C">
      <w:pPr>
        <w:spacing w:after="0" w:line="480" w:lineRule="auto"/>
        <w:rPr>
          <w:bCs/>
        </w:rPr>
      </w:pPr>
      <w:r>
        <w:rPr>
          <w:b/>
        </w:rPr>
        <w:t>LITERATURE CITED</w:t>
      </w:r>
    </w:p>
    <w:p w14:paraId="2B0DCB47" w14:textId="031E4E8F" w:rsidR="009803A2" w:rsidRPr="009803A2" w:rsidRDefault="002A06B5" w:rsidP="009803A2">
      <w:pPr>
        <w:widowControl w:val="0"/>
        <w:autoSpaceDE w:val="0"/>
        <w:autoSpaceDN w:val="0"/>
        <w:adjustRightInd w:val="0"/>
        <w:spacing w:after="0" w:line="48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9803A2" w:rsidRPr="009803A2">
        <w:rPr>
          <w:rFonts w:ascii="Calibri" w:hAnsi="Calibri" w:cs="Calibri"/>
          <w:noProof/>
          <w:szCs w:val="24"/>
        </w:rPr>
        <w:t>Battin, J. 2004. When Good Animals Love Bad Habitats: Ecological Traps and the Conservation of Animal Populations. Conservation Biology 18:1482–1491.</w:t>
      </w:r>
    </w:p>
    <w:p w14:paraId="4B3C240E" w14:textId="77777777" w:rsidR="009803A2" w:rsidRPr="009803A2" w:rsidRDefault="009803A2" w:rsidP="009803A2">
      <w:pPr>
        <w:widowControl w:val="0"/>
        <w:autoSpaceDE w:val="0"/>
        <w:autoSpaceDN w:val="0"/>
        <w:adjustRightInd w:val="0"/>
        <w:spacing w:after="0" w:line="480" w:lineRule="auto"/>
        <w:ind w:left="480" w:hanging="480"/>
        <w:rPr>
          <w:rFonts w:ascii="Calibri" w:hAnsi="Calibri" w:cs="Calibri"/>
          <w:noProof/>
          <w:szCs w:val="24"/>
        </w:rPr>
      </w:pPr>
      <w:r w:rsidRPr="009803A2">
        <w:rPr>
          <w:rFonts w:ascii="Calibri" w:hAnsi="Calibri" w:cs="Calibri"/>
          <w:noProof/>
          <w:szCs w:val="24"/>
        </w:rPr>
        <w:t xml:space="preserve">Bland, L. M., and M. Böhm. 2016. Overcoming data deficiency in reptiles. Biological Conservation </w:t>
      </w:r>
      <w:r w:rsidRPr="009803A2">
        <w:rPr>
          <w:rFonts w:ascii="Calibri" w:hAnsi="Calibri" w:cs="Calibri"/>
          <w:noProof/>
          <w:szCs w:val="24"/>
        </w:rPr>
        <w:lastRenderedPageBreak/>
        <w:t>204:16–22.</w:t>
      </w:r>
    </w:p>
    <w:p w14:paraId="5D400EF1" w14:textId="77777777" w:rsidR="009803A2" w:rsidRPr="009803A2" w:rsidRDefault="009803A2" w:rsidP="009803A2">
      <w:pPr>
        <w:widowControl w:val="0"/>
        <w:autoSpaceDE w:val="0"/>
        <w:autoSpaceDN w:val="0"/>
        <w:adjustRightInd w:val="0"/>
        <w:spacing w:after="0" w:line="480" w:lineRule="auto"/>
        <w:ind w:left="480" w:hanging="480"/>
        <w:rPr>
          <w:rFonts w:ascii="Calibri" w:hAnsi="Calibri" w:cs="Calibri"/>
          <w:noProof/>
          <w:szCs w:val="24"/>
        </w:rPr>
      </w:pPr>
      <w:r w:rsidRPr="009803A2">
        <w:rPr>
          <w:rFonts w:ascii="Calibri" w:hAnsi="Calibri" w:cs="Calibri"/>
          <w:noProof/>
          <w:szCs w:val="24"/>
        </w:rPr>
        <w:t xml:space="preserve">Böhm, M., B. Collen, J. E. M. Baillie, P. Bowles, J. Chanson, N. Cox, G. Hammerson, M. Hoffmann, S. R. Livingstone, M. Ram, A. G. J. Rhodin, S. N. Stuart, P. P. van Dijk, B. E. Young, L. E. Afuang, A. Aghasyan, A. García, C. Aguilar, R. Ajtic, F. Akarsu, L. R. V. Alencar, A. Allison, N. Ananjeva, S. Anderson, C. Andrén, D. Ariano-Sánchez, J. C. Arredondo, M. Auliya, C. C. Austin, A. Avci, P. J. Baker, A. F. Barreto-Lima, C. L. Barrio-Amorós, D. Basu, M. F. Bates, A. Batistella, A. Bauer, D. Bennett, W. Böhme, D. Broadley, R. Brown, J. Burgess, A. Captain, S. Carreira, M. del R. Castañeda, F. Castro, A. Catenazzi, J. R. Cedeño-Vázquez, D. G. Chapple, M. Cheylan, D. F. Cisneros-Heredia, D. Cogalniceanu, H. Cogger, C. Corti, G. C. Costa, P. J. Couper, T. Courtney, J. Crnobrnja-Isailovic, P. A. Crochet, B. Crother, F. Cruz, J. C. Daltry, R. J. R. Daniels, I. Das, A. de Silva, A. C. Diesmos, L. Dirksen, T. M. Doan, C. K. Dodd, J. S. Doody, M. E. Dorcas, J. Duarte de Barros Filho, V. T. Egan, E. H. El Mouden, D. Embert, R. E. Espinoza, A. Fallabrino, X. Feng, Z. J. Feng, L. Fitzgerald, O. Flores-Villela, F. G. R. França, D. Frost, H. Gadsden, T. Gamble, S. R. Ganesh, M. A. Garcia, J. E. García-Pérez, J. Gatus, M. Gaulke, P. Geniez, A. Georges, J. Gerlach, S. Goldberg, J. C. T. Gonzalez, D. J. Gower, T. Grant, E. Greenbaum, C. Grieco, P. Guo, A. M. Hamilton, K. Hare, S. B. Hedges, N. Heideman, C. Hilton-Taylor, R. Hitchmough, B. Hollingsworth, M. Hutchinson, I. Ineich, J. Iverson, F. M. Jaksic, R. Jenkins, U. Joger, R. Jose, Y. Kaska, U. Kaya, J. S. Keogh, G. Köhler, G. Kuchling, Y. Kumlutaş, A. Kwet, E. La Marca, W. Lamar, A. Lane, B. Lardner, C. Latta, G. Latta, M. Lau, P. Lavin, D. Lawson, M. LeBreton, E. Lehr, D. Limpus, N. Lipczynski, A. S. Lobo, M. A. López-Luna, L. Luiselli, V. Lukoschek, M. Lundberg, P. Lymberakis, R. Macey, W. E. Magnusson, D. L. Mahler, A. Malhotra, J. Mariaux, B. Maritz, O. A. V. Marques, R. Márquez, M. Martins, G. Masterson, J. A. Mateo, R. Mathew, N. Mathews, G. Mayer, J. R. McCranie, G. J. Measey, F. Mendoza-Quijano, M. Menegon, S. Métrailler, D. A. Milton, C. Montgomery, S. A. A. Morato, T. Mott, A. Muñoz-Alonso, J. Murphy, T. Q. Nguyen, G. Nilson, C. Nogueira, H. Núñez, N. Orlov, H. Ota, J. Ottenwalder, T. Papenfuss, S. Pasachnik, P. </w:t>
      </w:r>
      <w:r w:rsidRPr="009803A2">
        <w:rPr>
          <w:rFonts w:ascii="Calibri" w:hAnsi="Calibri" w:cs="Calibri"/>
          <w:noProof/>
          <w:szCs w:val="24"/>
        </w:rPr>
        <w:lastRenderedPageBreak/>
        <w:t>Passos, O. S. G. Pauwels, N. Pérez-Buitrago, V. Pérez-Mellado, E. R. Pianka, J. Pleguezuelos, C. Pollock, P. Ponce-Campos, R. Powell, F. Pupin, G. E. Quintero Díaz, R. Radder, J. Ramer, A. R. Rasmussen, C. Raxworthy, R. Reynolds, N. Richman, E. L. Rico, E. Riservato, G. Rivas, P. L. B. da Rocha, M. O. Rödel, L. Rodríguez Schettino, W. M. Roosenburg, J. P. Ross, R. Sadek, K. Sanders, G. Santos-Barrera, H. H. Schleich, B. R. Schmidt, A. Schmitz, M. Sharifi, G. Shea, H. T. Shi, R. Shine, R. Sindaco, T. Slimani, R. Somaweera, S. Spawls, P. Stafford, R. Stuebing, S. Sweet, E. Sy, H. J. Temple, M. F. Tognelli, K. Tolley, P. J. Tolson, B. Tuniyev, S. Tuniyev, N. üzüm, G. van Buurt, M. Van Sluys, A. Velasco, M. Vences, M. Veselý, S. Vinke, T. Vinke, G. Vogel, M. Vogrin, R. C. Vogt, O. R. Wearn, Y. L. Werner, M. J. Whiting, T. Wiewandt, J. Wilkinson, B. Wilson, S. Wren, T. Zamin, K. Zhou, and G. Zug. 2013. The conservation status of the world’s reptiles. Biological Conservation 157:372–385.</w:t>
      </w:r>
    </w:p>
    <w:p w14:paraId="7D8A15EE" w14:textId="77777777" w:rsidR="009803A2" w:rsidRPr="009803A2" w:rsidRDefault="009803A2" w:rsidP="009803A2">
      <w:pPr>
        <w:widowControl w:val="0"/>
        <w:autoSpaceDE w:val="0"/>
        <w:autoSpaceDN w:val="0"/>
        <w:adjustRightInd w:val="0"/>
        <w:spacing w:after="0" w:line="480" w:lineRule="auto"/>
        <w:ind w:left="480" w:hanging="480"/>
        <w:rPr>
          <w:rFonts w:ascii="Calibri" w:hAnsi="Calibri" w:cs="Calibri"/>
          <w:noProof/>
          <w:szCs w:val="24"/>
        </w:rPr>
      </w:pPr>
      <w:r w:rsidRPr="009803A2">
        <w:rPr>
          <w:rFonts w:ascii="Calibri" w:hAnsi="Calibri" w:cs="Calibri"/>
          <w:noProof/>
          <w:szCs w:val="24"/>
        </w:rPr>
        <w:t>Brito, D. 2010. Overcoming the Linnean shortfall: Data deficiency and biological survey priorities. Basic and Applied Ecology 11:709–713.</w:t>
      </w:r>
    </w:p>
    <w:p w14:paraId="35783842" w14:textId="77777777" w:rsidR="009803A2" w:rsidRPr="009803A2" w:rsidRDefault="009803A2" w:rsidP="009803A2">
      <w:pPr>
        <w:widowControl w:val="0"/>
        <w:autoSpaceDE w:val="0"/>
        <w:autoSpaceDN w:val="0"/>
        <w:adjustRightInd w:val="0"/>
        <w:spacing w:after="0" w:line="480" w:lineRule="auto"/>
        <w:ind w:left="480" w:hanging="480"/>
        <w:rPr>
          <w:rFonts w:ascii="Calibri" w:hAnsi="Calibri" w:cs="Calibri"/>
          <w:noProof/>
          <w:szCs w:val="24"/>
        </w:rPr>
      </w:pPr>
      <w:r w:rsidRPr="009803A2">
        <w:rPr>
          <w:rFonts w:ascii="Calibri" w:hAnsi="Calibri" w:cs="Calibri"/>
          <w:noProof/>
          <w:szCs w:val="24"/>
        </w:rPr>
        <w:t xml:space="preserve">Burghardt, G. M., J. B. Murphy, D. Chiszar, and M. Hutchins. 2009. Combating Ophiophobia: Origins, Treatment, Education, and Conservation Tools. Pages 262–280 </w:t>
      </w:r>
      <w:r w:rsidRPr="009803A2">
        <w:rPr>
          <w:rFonts w:ascii="Calibri" w:hAnsi="Calibri" w:cs="Calibri"/>
          <w:i/>
          <w:iCs/>
          <w:noProof/>
          <w:szCs w:val="24"/>
        </w:rPr>
        <w:t>in</w:t>
      </w:r>
      <w:r w:rsidRPr="009803A2">
        <w:rPr>
          <w:rFonts w:ascii="Calibri" w:hAnsi="Calibri" w:cs="Calibri"/>
          <w:noProof/>
          <w:szCs w:val="24"/>
        </w:rPr>
        <w:t xml:space="preserve"> S. J. Mullin and R. A. Seigel, editors. Snakes: Ecology and Conservation. Cornell University Press, Ithaca, NY.</w:t>
      </w:r>
    </w:p>
    <w:p w14:paraId="60130BEC" w14:textId="77777777" w:rsidR="009803A2" w:rsidRPr="009803A2" w:rsidRDefault="009803A2" w:rsidP="009803A2">
      <w:pPr>
        <w:widowControl w:val="0"/>
        <w:autoSpaceDE w:val="0"/>
        <w:autoSpaceDN w:val="0"/>
        <w:adjustRightInd w:val="0"/>
        <w:spacing w:after="0" w:line="480" w:lineRule="auto"/>
        <w:ind w:left="480" w:hanging="480"/>
        <w:rPr>
          <w:rFonts w:ascii="Calibri" w:hAnsi="Calibri" w:cs="Calibri"/>
          <w:noProof/>
          <w:szCs w:val="24"/>
        </w:rPr>
      </w:pPr>
      <w:r w:rsidRPr="009803A2">
        <w:rPr>
          <w:rFonts w:ascii="Calibri" w:hAnsi="Calibri" w:cs="Calibri"/>
          <w:noProof/>
          <w:szCs w:val="24"/>
        </w:rPr>
        <w:t>Burgman, M. A. 2005. Risks and Decisions for Conservation and Environmental Management. Cambridge University Press, Cambridge, UK.</w:t>
      </w:r>
    </w:p>
    <w:p w14:paraId="55BD55AB" w14:textId="77777777" w:rsidR="009803A2" w:rsidRPr="009803A2" w:rsidRDefault="009803A2" w:rsidP="009803A2">
      <w:pPr>
        <w:widowControl w:val="0"/>
        <w:autoSpaceDE w:val="0"/>
        <w:autoSpaceDN w:val="0"/>
        <w:adjustRightInd w:val="0"/>
        <w:spacing w:after="0" w:line="480" w:lineRule="auto"/>
        <w:ind w:left="480" w:hanging="480"/>
        <w:rPr>
          <w:rFonts w:ascii="Calibri" w:hAnsi="Calibri" w:cs="Calibri"/>
          <w:noProof/>
          <w:szCs w:val="24"/>
        </w:rPr>
      </w:pPr>
      <w:r w:rsidRPr="009803A2">
        <w:rPr>
          <w:rFonts w:ascii="Calibri" w:hAnsi="Calibri" w:cs="Calibri"/>
          <w:noProof/>
          <w:szCs w:val="24"/>
        </w:rPr>
        <w:t>Burgman, M. A. 2016. Trusting judgments: how to get the best out of experts. Cambridge University Press.</w:t>
      </w:r>
    </w:p>
    <w:p w14:paraId="5B8C6167" w14:textId="77777777" w:rsidR="009803A2" w:rsidRPr="009803A2" w:rsidRDefault="009803A2" w:rsidP="009803A2">
      <w:pPr>
        <w:widowControl w:val="0"/>
        <w:autoSpaceDE w:val="0"/>
        <w:autoSpaceDN w:val="0"/>
        <w:adjustRightInd w:val="0"/>
        <w:spacing w:after="0" w:line="480" w:lineRule="auto"/>
        <w:ind w:left="480" w:hanging="480"/>
        <w:rPr>
          <w:rFonts w:ascii="Calibri" w:hAnsi="Calibri" w:cs="Calibri"/>
          <w:noProof/>
          <w:szCs w:val="24"/>
        </w:rPr>
      </w:pPr>
      <w:r w:rsidRPr="009803A2">
        <w:rPr>
          <w:rFonts w:ascii="Calibri" w:hAnsi="Calibri" w:cs="Calibri"/>
          <w:noProof/>
          <w:szCs w:val="24"/>
        </w:rPr>
        <w:t>Castro-Prieto, J., S. Martinuzzi, V. C. Radeloff, D. P. Helmers, M. Quiñones, and W. A. Gould. 2017. Declining human population but increasing residential development around protected areas in Puerto Rico. Biological Conservation 209:473–481.</w:t>
      </w:r>
    </w:p>
    <w:p w14:paraId="338195EB" w14:textId="77777777" w:rsidR="009803A2" w:rsidRPr="009803A2" w:rsidRDefault="009803A2" w:rsidP="009803A2">
      <w:pPr>
        <w:widowControl w:val="0"/>
        <w:autoSpaceDE w:val="0"/>
        <w:autoSpaceDN w:val="0"/>
        <w:adjustRightInd w:val="0"/>
        <w:spacing w:after="0" w:line="480" w:lineRule="auto"/>
        <w:ind w:left="480" w:hanging="480"/>
        <w:rPr>
          <w:rFonts w:ascii="Calibri" w:hAnsi="Calibri" w:cs="Calibri"/>
          <w:noProof/>
          <w:szCs w:val="24"/>
        </w:rPr>
      </w:pPr>
      <w:r w:rsidRPr="009803A2">
        <w:rPr>
          <w:rFonts w:ascii="Calibri" w:hAnsi="Calibri" w:cs="Calibri"/>
          <w:noProof/>
          <w:szCs w:val="24"/>
        </w:rPr>
        <w:t>Caswell, H. 2001. Matrix population models: construction, analysis, and interpretation. 2nd edition. Sinauer Associates, Inc., Sunderland, MA, USA.</w:t>
      </w:r>
    </w:p>
    <w:p w14:paraId="0D61289F" w14:textId="77777777" w:rsidR="009803A2" w:rsidRPr="009803A2" w:rsidRDefault="009803A2" w:rsidP="009803A2">
      <w:pPr>
        <w:widowControl w:val="0"/>
        <w:autoSpaceDE w:val="0"/>
        <w:autoSpaceDN w:val="0"/>
        <w:adjustRightInd w:val="0"/>
        <w:spacing w:after="0" w:line="480" w:lineRule="auto"/>
        <w:ind w:left="480" w:hanging="480"/>
        <w:rPr>
          <w:rFonts w:ascii="Calibri" w:hAnsi="Calibri" w:cs="Calibri"/>
          <w:noProof/>
          <w:szCs w:val="24"/>
        </w:rPr>
      </w:pPr>
      <w:r w:rsidRPr="009803A2">
        <w:rPr>
          <w:rFonts w:ascii="Calibri" w:hAnsi="Calibri" w:cs="Calibri"/>
          <w:noProof/>
          <w:szCs w:val="24"/>
        </w:rPr>
        <w:lastRenderedPageBreak/>
        <w:t>Drescher, M., A. H. Perera, C. J. Johnson, L. J. Buse, C. A. Drew, and M. A. Burgman. 2013. Toward rigorous use of expert knowledge in ecological research. Ecosphere 4:1–26.</w:t>
      </w:r>
    </w:p>
    <w:p w14:paraId="636023D7" w14:textId="77777777" w:rsidR="009803A2" w:rsidRPr="009803A2" w:rsidRDefault="009803A2" w:rsidP="009803A2">
      <w:pPr>
        <w:widowControl w:val="0"/>
        <w:autoSpaceDE w:val="0"/>
        <w:autoSpaceDN w:val="0"/>
        <w:adjustRightInd w:val="0"/>
        <w:spacing w:after="0" w:line="480" w:lineRule="auto"/>
        <w:ind w:left="480" w:hanging="480"/>
        <w:rPr>
          <w:rFonts w:ascii="Calibri" w:hAnsi="Calibri" w:cs="Calibri"/>
          <w:noProof/>
          <w:szCs w:val="24"/>
        </w:rPr>
      </w:pPr>
      <w:r w:rsidRPr="009803A2">
        <w:rPr>
          <w:rFonts w:ascii="Calibri" w:hAnsi="Calibri" w:cs="Calibri"/>
          <w:noProof/>
          <w:szCs w:val="24"/>
        </w:rPr>
        <w:t>Gibbons, J. W., D. E. Scott, T. J. Ryan, K. A. Buhlmann, T. D. Tuberville, B. S. Metts, J. L. Greene, T. Mills, Y. Leiden, S. Poppy, and C. T. Winne. 2000. The Global Decline of Reptiles, Déjà Vu Amphibians. BioScience 50:653.</w:t>
      </w:r>
    </w:p>
    <w:p w14:paraId="7A4BE544" w14:textId="77777777" w:rsidR="009803A2" w:rsidRPr="009803A2" w:rsidRDefault="009803A2" w:rsidP="009803A2">
      <w:pPr>
        <w:widowControl w:val="0"/>
        <w:autoSpaceDE w:val="0"/>
        <w:autoSpaceDN w:val="0"/>
        <w:adjustRightInd w:val="0"/>
        <w:spacing w:after="0" w:line="480" w:lineRule="auto"/>
        <w:ind w:left="480" w:hanging="480"/>
        <w:rPr>
          <w:rFonts w:ascii="Calibri" w:hAnsi="Calibri" w:cs="Calibri"/>
          <w:noProof/>
          <w:szCs w:val="24"/>
        </w:rPr>
      </w:pPr>
      <w:r w:rsidRPr="009803A2">
        <w:rPr>
          <w:rFonts w:ascii="Calibri" w:hAnsi="Calibri" w:cs="Calibri"/>
          <w:noProof/>
          <w:szCs w:val="24"/>
        </w:rPr>
        <w:t xml:space="preserve">Gilpin, M. E., and M. E. Soulé. 1986. Minimum viable populations: processes of species extinctions. Pages 19–34 </w:t>
      </w:r>
      <w:r w:rsidRPr="009803A2">
        <w:rPr>
          <w:rFonts w:ascii="Calibri" w:hAnsi="Calibri" w:cs="Calibri"/>
          <w:i/>
          <w:iCs/>
          <w:noProof/>
          <w:szCs w:val="24"/>
        </w:rPr>
        <w:t>in</w:t>
      </w:r>
      <w:r w:rsidRPr="009803A2">
        <w:rPr>
          <w:rFonts w:ascii="Calibri" w:hAnsi="Calibri" w:cs="Calibri"/>
          <w:noProof/>
          <w:szCs w:val="24"/>
        </w:rPr>
        <w:t xml:space="preserve"> M. E. Soulé, editor. Conservation Biology: the Science of Scarcity and Diversity. Sinauer Associates, Inc., Sunderland, MA, USA.</w:t>
      </w:r>
    </w:p>
    <w:p w14:paraId="4CA74CB3" w14:textId="77777777" w:rsidR="009803A2" w:rsidRPr="009803A2" w:rsidRDefault="009803A2" w:rsidP="009803A2">
      <w:pPr>
        <w:widowControl w:val="0"/>
        <w:autoSpaceDE w:val="0"/>
        <w:autoSpaceDN w:val="0"/>
        <w:adjustRightInd w:val="0"/>
        <w:spacing w:after="0" w:line="480" w:lineRule="auto"/>
        <w:ind w:left="480" w:hanging="480"/>
        <w:rPr>
          <w:rFonts w:ascii="Calibri" w:hAnsi="Calibri" w:cs="Calibri"/>
          <w:noProof/>
          <w:szCs w:val="24"/>
        </w:rPr>
      </w:pPr>
      <w:r w:rsidRPr="009803A2">
        <w:rPr>
          <w:rFonts w:ascii="Calibri" w:hAnsi="Calibri" w:cs="Calibri"/>
          <w:noProof/>
          <w:szCs w:val="24"/>
        </w:rPr>
        <w:t>Good, T. C., M. L. Zjhra, and C. Kremen. 2006. Addressing data deficiency in classifying extinction risk: A case study of a radiation of Bignoniaceae from Madagascar. Conservation Biology 20:1099–1110.</w:t>
      </w:r>
    </w:p>
    <w:p w14:paraId="4936578D" w14:textId="77777777" w:rsidR="009803A2" w:rsidRPr="009803A2" w:rsidRDefault="009803A2" w:rsidP="009803A2">
      <w:pPr>
        <w:widowControl w:val="0"/>
        <w:autoSpaceDE w:val="0"/>
        <w:autoSpaceDN w:val="0"/>
        <w:adjustRightInd w:val="0"/>
        <w:spacing w:after="0" w:line="480" w:lineRule="auto"/>
        <w:ind w:left="480" w:hanging="480"/>
        <w:rPr>
          <w:rFonts w:ascii="Calibri" w:hAnsi="Calibri" w:cs="Calibri"/>
          <w:noProof/>
          <w:szCs w:val="24"/>
        </w:rPr>
      </w:pPr>
      <w:r w:rsidRPr="009803A2">
        <w:rPr>
          <w:rFonts w:ascii="Calibri" w:hAnsi="Calibri" w:cs="Calibri"/>
          <w:noProof/>
          <w:szCs w:val="24"/>
        </w:rPr>
        <w:t>Huff, T. A. 1978. Breeding the Puerto Rican boa at the Reptile Breeding Foundation. International Zoo Yearbook 16:81–82.</w:t>
      </w:r>
    </w:p>
    <w:p w14:paraId="44C9A4F9" w14:textId="77777777" w:rsidR="009803A2" w:rsidRPr="009803A2" w:rsidRDefault="009803A2" w:rsidP="009803A2">
      <w:pPr>
        <w:widowControl w:val="0"/>
        <w:autoSpaceDE w:val="0"/>
        <w:autoSpaceDN w:val="0"/>
        <w:adjustRightInd w:val="0"/>
        <w:spacing w:after="0" w:line="480" w:lineRule="auto"/>
        <w:ind w:left="480" w:hanging="480"/>
        <w:rPr>
          <w:rFonts w:ascii="Calibri" w:hAnsi="Calibri" w:cs="Calibri"/>
          <w:noProof/>
          <w:szCs w:val="24"/>
        </w:rPr>
      </w:pPr>
      <w:r w:rsidRPr="009803A2">
        <w:rPr>
          <w:rFonts w:ascii="Calibri" w:hAnsi="Calibri" w:cs="Calibri"/>
          <w:noProof/>
          <w:szCs w:val="24"/>
        </w:rPr>
        <w:t>Karanth, K. U., J. D. Nichols, J. Seidensticker, E. Dinerstein, J. L. D. Smith, C. McDougal, A. J. T. Johnsingh, R. S. Chundawat, and V. Thapar. 2003. Science deficiency in conservation practice: The monitoring of tiger populations in India. Animal Conservation 6:141–146.</w:t>
      </w:r>
    </w:p>
    <w:p w14:paraId="06CABBC1" w14:textId="77777777" w:rsidR="009803A2" w:rsidRPr="009803A2" w:rsidRDefault="009803A2" w:rsidP="009803A2">
      <w:pPr>
        <w:widowControl w:val="0"/>
        <w:autoSpaceDE w:val="0"/>
        <w:autoSpaceDN w:val="0"/>
        <w:adjustRightInd w:val="0"/>
        <w:spacing w:after="0" w:line="480" w:lineRule="auto"/>
        <w:ind w:left="480" w:hanging="480"/>
        <w:rPr>
          <w:rFonts w:ascii="Calibri" w:hAnsi="Calibri" w:cs="Calibri"/>
          <w:noProof/>
          <w:szCs w:val="24"/>
        </w:rPr>
      </w:pPr>
      <w:r w:rsidRPr="009803A2">
        <w:rPr>
          <w:rFonts w:ascii="Calibri" w:hAnsi="Calibri" w:cs="Calibri"/>
          <w:noProof/>
          <w:szCs w:val="24"/>
        </w:rPr>
        <w:t>Martin, T. G., M. A. Burgman, F. Fidler, P. M. Kuhnert, S. Low-Choy, M. Mcbride, and K. Mengersen. 2012. Eliciting Expert Knowledge in Conservation Science. Conservation Biology 26:29–38.</w:t>
      </w:r>
    </w:p>
    <w:p w14:paraId="2A917FAE" w14:textId="77777777" w:rsidR="009803A2" w:rsidRPr="009803A2" w:rsidRDefault="009803A2" w:rsidP="009803A2">
      <w:pPr>
        <w:widowControl w:val="0"/>
        <w:autoSpaceDE w:val="0"/>
        <w:autoSpaceDN w:val="0"/>
        <w:adjustRightInd w:val="0"/>
        <w:spacing w:after="0" w:line="480" w:lineRule="auto"/>
        <w:ind w:left="480" w:hanging="480"/>
        <w:rPr>
          <w:rFonts w:ascii="Calibri" w:hAnsi="Calibri" w:cs="Calibri"/>
          <w:noProof/>
          <w:szCs w:val="24"/>
        </w:rPr>
      </w:pPr>
      <w:r w:rsidRPr="009803A2">
        <w:rPr>
          <w:rFonts w:ascii="Calibri" w:hAnsi="Calibri" w:cs="Calibri"/>
          <w:noProof/>
          <w:szCs w:val="24"/>
        </w:rPr>
        <w:t>McCarthy, M. A., D. Keith, J. Tietjen, M. A. Burgman, M. Maunder, L. Master, B. W. Brook, G. Mace, H. P. Possingham, R. Medellin, S. Andelman, H. Regan, T. Regan, and M. Ruckelshaus. 2004. Comparing predictions of extinction risk using models and subjective judgement. Acta Oecologica 26:67–74.</w:t>
      </w:r>
    </w:p>
    <w:p w14:paraId="2ADC0244" w14:textId="77777777" w:rsidR="009803A2" w:rsidRPr="009803A2" w:rsidRDefault="009803A2" w:rsidP="009803A2">
      <w:pPr>
        <w:widowControl w:val="0"/>
        <w:autoSpaceDE w:val="0"/>
        <w:autoSpaceDN w:val="0"/>
        <w:adjustRightInd w:val="0"/>
        <w:spacing w:after="0" w:line="480" w:lineRule="auto"/>
        <w:ind w:left="480" w:hanging="480"/>
        <w:rPr>
          <w:rFonts w:ascii="Calibri" w:hAnsi="Calibri" w:cs="Calibri"/>
          <w:noProof/>
          <w:szCs w:val="24"/>
        </w:rPr>
      </w:pPr>
      <w:r w:rsidRPr="009803A2">
        <w:rPr>
          <w:rFonts w:ascii="Calibri" w:hAnsi="Calibri" w:cs="Calibri"/>
          <w:noProof/>
          <w:szCs w:val="24"/>
        </w:rPr>
        <w:t>McGowan, C. P., N. Allan, J. Servoss, S. Hedwall, and B. Wooldridge. 2017. Incorporating population viability models into species status assessment and listing decisions under the U.S. Endangered Species Act. Global Ecology and Conservation 12:119–130.</w:t>
      </w:r>
    </w:p>
    <w:p w14:paraId="554FAC31" w14:textId="77777777" w:rsidR="009803A2" w:rsidRPr="009803A2" w:rsidRDefault="009803A2" w:rsidP="009803A2">
      <w:pPr>
        <w:widowControl w:val="0"/>
        <w:autoSpaceDE w:val="0"/>
        <w:autoSpaceDN w:val="0"/>
        <w:adjustRightInd w:val="0"/>
        <w:spacing w:after="0" w:line="480" w:lineRule="auto"/>
        <w:ind w:left="480" w:hanging="480"/>
        <w:rPr>
          <w:rFonts w:ascii="Calibri" w:hAnsi="Calibri" w:cs="Calibri"/>
          <w:noProof/>
          <w:szCs w:val="24"/>
        </w:rPr>
      </w:pPr>
      <w:r w:rsidRPr="009803A2">
        <w:rPr>
          <w:rFonts w:ascii="Calibri" w:hAnsi="Calibri" w:cs="Calibri"/>
          <w:noProof/>
          <w:szCs w:val="24"/>
        </w:rPr>
        <w:t xml:space="preserve">Morris, W. F., and D. F. Doak. 2002. Quantitative Conservation Biology. Sinauer Associates, Inc., </w:t>
      </w:r>
      <w:r w:rsidRPr="009803A2">
        <w:rPr>
          <w:rFonts w:ascii="Calibri" w:hAnsi="Calibri" w:cs="Calibri"/>
          <w:noProof/>
          <w:szCs w:val="24"/>
        </w:rPr>
        <w:lastRenderedPageBreak/>
        <w:t>Sunderland, MA, USA.</w:t>
      </w:r>
    </w:p>
    <w:p w14:paraId="6C8DA432" w14:textId="77777777" w:rsidR="009803A2" w:rsidRPr="009803A2" w:rsidRDefault="009803A2" w:rsidP="009803A2">
      <w:pPr>
        <w:widowControl w:val="0"/>
        <w:autoSpaceDE w:val="0"/>
        <w:autoSpaceDN w:val="0"/>
        <w:adjustRightInd w:val="0"/>
        <w:spacing w:after="0" w:line="480" w:lineRule="auto"/>
        <w:ind w:left="480" w:hanging="480"/>
        <w:rPr>
          <w:rFonts w:ascii="Calibri" w:hAnsi="Calibri" w:cs="Calibri"/>
          <w:noProof/>
          <w:szCs w:val="24"/>
        </w:rPr>
      </w:pPr>
      <w:r w:rsidRPr="009803A2">
        <w:rPr>
          <w:rFonts w:ascii="Calibri" w:hAnsi="Calibri" w:cs="Calibri"/>
          <w:noProof/>
          <w:szCs w:val="24"/>
        </w:rPr>
        <w:t>Mulero-Oliveras, E. S. 2019. Population and habitat utilization of the Puerto Rican boa (Chilabothrus inornatus) in an urban fragmented habitat. University of Puerto Rico.</w:t>
      </w:r>
    </w:p>
    <w:p w14:paraId="10E10E8C" w14:textId="77777777" w:rsidR="009803A2" w:rsidRPr="009803A2" w:rsidRDefault="009803A2" w:rsidP="009803A2">
      <w:pPr>
        <w:widowControl w:val="0"/>
        <w:autoSpaceDE w:val="0"/>
        <w:autoSpaceDN w:val="0"/>
        <w:adjustRightInd w:val="0"/>
        <w:spacing w:after="0" w:line="480" w:lineRule="auto"/>
        <w:ind w:left="480" w:hanging="480"/>
        <w:rPr>
          <w:rFonts w:ascii="Calibri" w:hAnsi="Calibri" w:cs="Calibri"/>
          <w:noProof/>
          <w:szCs w:val="24"/>
        </w:rPr>
      </w:pPr>
      <w:r w:rsidRPr="009803A2">
        <w:rPr>
          <w:rFonts w:ascii="Calibri" w:hAnsi="Calibri" w:cs="Calibri"/>
          <w:noProof/>
          <w:szCs w:val="24"/>
        </w:rPr>
        <w:t>Mullin, S. J., and R. A. Seigel, editors. 2009. Snakes: Ecology and Conservation. Cornell University Press, Ithaca, NY.</w:t>
      </w:r>
    </w:p>
    <w:p w14:paraId="24F7D86B" w14:textId="77777777" w:rsidR="009803A2" w:rsidRPr="009803A2" w:rsidRDefault="009803A2" w:rsidP="009803A2">
      <w:pPr>
        <w:widowControl w:val="0"/>
        <w:autoSpaceDE w:val="0"/>
        <w:autoSpaceDN w:val="0"/>
        <w:adjustRightInd w:val="0"/>
        <w:spacing w:after="0" w:line="480" w:lineRule="auto"/>
        <w:ind w:left="480" w:hanging="480"/>
        <w:rPr>
          <w:rFonts w:ascii="Calibri" w:hAnsi="Calibri" w:cs="Calibri"/>
          <w:noProof/>
          <w:szCs w:val="24"/>
        </w:rPr>
      </w:pPr>
      <w:r w:rsidRPr="009803A2">
        <w:rPr>
          <w:rFonts w:ascii="Calibri" w:hAnsi="Calibri" w:cs="Calibri"/>
          <w:noProof/>
          <w:szCs w:val="24"/>
        </w:rPr>
        <w:t>Puente Rolon, A. R. 2012. Reproductive ecology, fitness, and management of the Puerto Rican Boa (Epicrates inornatus, Boidae). University of Puerto Rico.</w:t>
      </w:r>
    </w:p>
    <w:p w14:paraId="53364641" w14:textId="77777777" w:rsidR="009803A2" w:rsidRPr="009803A2" w:rsidRDefault="009803A2" w:rsidP="009803A2">
      <w:pPr>
        <w:widowControl w:val="0"/>
        <w:autoSpaceDE w:val="0"/>
        <w:autoSpaceDN w:val="0"/>
        <w:adjustRightInd w:val="0"/>
        <w:spacing w:after="0" w:line="480" w:lineRule="auto"/>
        <w:ind w:left="480" w:hanging="480"/>
        <w:rPr>
          <w:rFonts w:ascii="Calibri" w:hAnsi="Calibri" w:cs="Calibri"/>
          <w:noProof/>
          <w:szCs w:val="24"/>
        </w:rPr>
      </w:pPr>
      <w:r w:rsidRPr="009803A2">
        <w:rPr>
          <w:rFonts w:ascii="Calibri" w:hAnsi="Calibri" w:cs="Calibri"/>
          <w:noProof/>
          <w:szCs w:val="24"/>
        </w:rPr>
        <w:t>R Core Team. 2016. R: A language and environment for statistical computing. R Foundation for Statistical Computing, Vienna, Austria.</w:t>
      </w:r>
    </w:p>
    <w:p w14:paraId="64320D18" w14:textId="77777777" w:rsidR="009803A2" w:rsidRPr="009803A2" w:rsidRDefault="009803A2" w:rsidP="009803A2">
      <w:pPr>
        <w:widowControl w:val="0"/>
        <w:autoSpaceDE w:val="0"/>
        <w:autoSpaceDN w:val="0"/>
        <w:adjustRightInd w:val="0"/>
        <w:spacing w:after="0" w:line="480" w:lineRule="auto"/>
        <w:ind w:left="480" w:hanging="480"/>
        <w:rPr>
          <w:rFonts w:ascii="Calibri" w:hAnsi="Calibri" w:cs="Calibri"/>
          <w:noProof/>
          <w:szCs w:val="24"/>
        </w:rPr>
      </w:pPr>
      <w:r w:rsidRPr="009803A2">
        <w:rPr>
          <w:rFonts w:ascii="Calibri" w:hAnsi="Calibri" w:cs="Calibri"/>
          <w:noProof/>
          <w:szCs w:val="24"/>
        </w:rPr>
        <w:t>Reading, C. J., L. M. Luiselli, G. C. Akani, X. Bonnet, G. Amori, J. M. Ballouard, E. Filippi, G. Naulleau, D. Pearson, and L. Rugiero. 2010. Are snake populations in widespread decline? Biology Letters 6:777–780.</w:t>
      </w:r>
    </w:p>
    <w:p w14:paraId="6F2D379E" w14:textId="77777777" w:rsidR="009803A2" w:rsidRPr="009803A2" w:rsidRDefault="009803A2" w:rsidP="009803A2">
      <w:pPr>
        <w:widowControl w:val="0"/>
        <w:autoSpaceDE w:val="0"/>
        <w:autoSpaceDN w:val="0"/>
        <w:adjustRightInd w:val="0"/>
        <w:spacing w:after="0" w:line="480" w:lineRule="auto"/>
        <w:ind w:left="480" w:hanging="480"/>
        <w:rPr>
          <w:rFonts w:ascii="Calibri" w:hAnsi="Calibri" w:cs="Calibri"/>
          <w:noProof/>
          <w:szCs w:val="24"/>
        </w:rPr>
      </w:pPr>
      <w:r w:rsidRPr="009803A2">
        <w:rPr>
          <w:rFonts w:ascii="Calibri" w:hAnsi="Calibri" w:cs="Calibri"/>
          <w:noProof/>
          <w:szCs w:val="24"/>
        </w:rPr>
        <w:t>Rios-López, N., and T. M. Aide. 2007. Herpetofaunal Dynamics During Secondary Succession. Herpetologica 63:35–50.</w:t>
      </w:r>
    </w:p>
    <w:p w14:paraId="34BBA9CD" w14:textId="77777777" w:rsidR="009803A2" w:rsidRPr="009803A2" w:rsidRDefault="009803A2" w:rsidP="009803A2">
      <w:pPr>
        <w:widowControl w:val="0"/>
        <w:autoSpaceDE w:val="0"/>
        <w:autoSpaceDN w:val="0"/>
        <w:adjustRightInd w:val="0"/>
        <w:spacing w:after="0" w:line="480" w:lineRule="auto"/>
        <w:ind w:left="480" w:hanging="480"/>
        <w:rPr>
          <w:rFonts w:ascii="Calibri" w:hAnsi="Calibri" w:cs="Calibri"/>
          <w:noProof/>
          <w:szCs w:val="24"/>
        </w:rPr>
      </w:pPr>
      <w:r w:rsidRPr="009803A2">
        <w:rPr>
          <w:rFonts w:ascii="Calibri" w:hAnsi="Calibri" w:cs="Calibri"/>
          <w:noProof/>
          <w:szCs w:val="24"/>
        </w:rPr>
        <w:t>Schlaepfer, M. A., M. C. Runge, P. W. Sherman, and P. W. Sherman. 2002. Ecological and evolutionary traps. Trends in Ecology &amp; Evolution 17:474–480.</w:t>
      </w:r>
    </w:p>
    <w:p w14:paraId="1E6DEBA0" w14:textId="77777777" w:rsidR="009803A2" w:rsidRPr="009803A2" w:rsidRDefault="009803A2" w:rsidP="009803A2">
      <w:pPr>
        <w:widowControl w:val="0"/>
        <w:autoSpaceDE w:val="0"/>
        <w:autoSpaceDN w:val="0"/>
        <w:adjustRightInd w:val="0"/>
        <w:spacing w:after="0" w:line="480" w:lineRule="auto"/>
        <w:ind w:left="480" w:hanging="480"/>
        <w:rPr>
          <w:rFonts w:ascii="Calibri" w:hAnsi="Calibri" w:cs="Calibri"/>
          <w:noProof/>
          <w:szCs w:val="24"/>
        </w:rPr>
      </w:pPr>
      <w:r w:rsidRPr="009803A2">
        <w:rPr>
          <w:rFonts w:ascii="Calibri" w:hAnsi="Calibri" w:cs="Calibri"/>
          <w:noProof/>
          <w:szCs w:val="24"/>
        </w:rPr>
        <w:t>Stubben, C., and B. Milligan. 2007. Estimating and Analyzing Demographic Models Using the popbio package in R. Journal of Statistical Software 22.</w:t>
      </w:r>
    </w:p>
    <w:p w14:paraId="79F51DE8" w14:textId="77777777" w:rsidR="009803A2" w:rsidRPr="009803A2" w:rsidRDefault="009803A2" w:rsidP="009803A2">
      <w:pPr>
        <w:widowControl w:val="0"/>
        <w:autoSpaceDE w:val="0"/>
        <w:autoSpaceDN w:val="0"/>
        <w:adjustRightInd w:val="0"/>
        <w:spacing w:after="0" w:line="480" w:lineRule="auto"/>
        <w:ind w:left="480" w:hanging="480"/>
        <w:rPr>
          <w:rFonts w:ascii="Calibri" w:hAnsi="Calibri" w:cs="Calibri"/>
          <w:noProof/>
          <w:szCs w:val="24"/>
        </w:rPr>
      </w:pPr>
      <w:r w:rsidRPr="009803A2">
        <w:rPr>
          <w:rFonts w:ascii="Calibri" w:hAnsi="Calibri" w:cs="Calibri"/>
          <w:noProof/>
          <w:szCs w:val="24"/>
        </w:rPr>
        <w:t xml:space="preserve">Tolson, P. J. 1992. The Reproductive Biology of the Neotropical Boid Genus Epicrates (Serpentes:Boidae). Page </w:t>
      </w:r>
      <w:r w:rsidRPr="009803A2">
        <w:rPr>
          <w:rFonts w:ascii="Calibri" w:hAnsi="Calibri" w:cs="Calibri"/>
          <w:i/>
          <w:iCs/>
          <w:noProof/>
          <w:szCs w:val="24"/>
        </w:rPr>
        <w:t>in</w:t>
      </w:r>
      <w:r w:rsidRPr="009803A2">
        <w:rPr>
          <w:rFonts w:ascii="Calibri" w:hAnsi="Calibri" w:cs="Calibri"/>
          <w:noProof/>
          <w:szCs w:val="24"/>
        </w:rPr>
        <w:t xml:space="preserve"> W. C. Hamlett, editor. Reproductive Biology of South American Vertebrates. Springer, New York, NY.</w:t>
      </w:r>
    </w:p>
    <w:p w14:paraId="4B8943BE" w14:textId="77777777" w:rsidR="009803A2" w:rsidRPr="009803A2" w:rsidRDefault="009803A2" w:rsidP="009803A2">
      <w:pPr>
        <w:widowControl w:val="0"/>
        <w:autoSpaceDE w:val="0"/>
        <w:autoSpaceDN w:val="0"/>
        <w:adjustRightInd w:val="0"/>
        <w:spacing w:after="0" w:line="480" w:lineRule="auto"/>
        <w:ind w:left="480" w:hanging="480"/>
        <w:rPr>
          <w:rFonts w:ascii="Calibri" w:hAnsi="Calibri" w:cs="Calibri"/>
          <w:noProof/>
          <w:szCs w:val="24"/>
        </w:rPr>
      </w:pPr>
      <w:r w:rsidRPr="009803A2">
        <w:rPr>
          <w:rFonts w:ascii="Calibri" w:hAnsi="Calibri" w:cs="Calibri"/>
          <w:noProof/>
          <w:szCs w:val="24"/>
        </w:rPr>
        <w:t>Tolson, P. J. 1997. Population census and habitat assessment for the Puerto Rican boa, Epicrates inornatus, at the U.S. Naval Security Group Activity, Sabana Seca, Puerto Rico. Final Report. Puerta de Tierra, Puerto Rico.</w:t>
      </w:r>
    </w:p>
    <w:p w14:paraId="6BF8B09B" w14:textId="77777777" w:rsidR="009803A2" w:rsidRPr="009803A2" w:rsidRDefault="009803A2" w:rsidP="009803A2">
      <w:pPr>
        <w:widowControl w:val="0"/>
        <w:autoSpaceDE w:val="0"/>
        <w:autoSpaceDN w:val="0"/>
        <w:adjustRightInd w:val="0"/>
        <w:spacing w:after="0" w:line="480" w:lineRule="auto"/>
        <w:ind w:left="480" w:hanging="480"/>
        <w:rPr>
          <w:rFonts w:ascii="Calibri" w:hAnsi="Calibri" w:cs="Calibri"/>
          <w:noProof/>
        </w:rPr>
      </w:pPr>
      <w:r w:rsidRPr="009803A2">
        <w:rPr>
          <w:rFonts w:ascii="Calibri" w:hAnsi="Calibri" w:cs="Calibri"/>
          <w:noProof/>
          <w:szCs w:val="24"/>
        </w:rPr>
        <w:lastRenderedPageBreak/>
        <w:t>Winne, C. T., J. D. Willson, B. D. Todd, K. M. Andrews, and J. W. Gibbons. 2007. Enigmatic Decline of a Protected Population of Eastern Kingsnakes, Lampropeltis Getula, in South Carolina. Copeia 2007:507–519.</w:t>
      </w:r>
    </w:p>
    <w:p w14:paraId="37C37172" w14:textId="61924CAB" w:rsidR="002A06B5" w:rsidRPr="002A06B5" w:rsidRDefault="002A06B5" w:rsidP="006D6A6C">
      <w:pPr>
        <w:spacing w:after="0" w:line="480" w:lineRule="auto"/>
      </w:pPr>
      <w:r>
        <w:fldChar w:fldCharType="end"/>
      </w:r>
      <w:r w:rsidR="00D81544">
        <w:rPr>
          <w:rStyle w:val="CommentReference"/>
        </w:rPr>
        <w:commentReference w:id="97"/>
      </w:r>
    </w:p>
    <w:p w14:paraId="76710516" w14:textId="68DD0178" w:rsidR="00CB2972" w:rsidRDefault="00CB2972" w:rsidP="006D6A6C">
      <w:pPr>
        <w:spacing w:after="0" w:line="480" w:lineRule="auto"/>
      </w:pPr>
    </w:p>
    <w:p w14:paraId="0DE17070" w14:textId="77777777" w:rsidR="00E6605B" w:rsidRDefault="001A7715" w:rsidP="006D6A6C">
      <w:pPr>
        <w:spacing w:line="480" w:lineRule="auto"/>
        <w:sectPr w:rsidR="00E6605B" w:rsidSect="00B650C2">
          <w:footerReference w:type="default" r:id="rId17"/>
          <w:pgSz w:w="12240" w:h="15840"/>
          <w:pgMar w:top="1440" w:right="1440" w:bottom="1440" w:left="1440" w:header="720" w:footer="720" w:gutter="0"/>
          <w:lnNumType w:countBy="1" w:restart="continuous"/>
          <w:cols w:space="720"/>
          <w:docGrid w:linePitch="360"/>
        </w:sectPr>
      </w:pPr>
      <w:r>
        <w:br w:type="page"/>
      </w:r>
    </w:p>
    <w:p w14:paraId="0D8C5038" w14:textId="7A53813D" w:rsidR="00E6605B" w:rsidRPr="00AC11C7" w:rsidRDefault="00E6605B" w:rsidP="006D6A6C">
      <w:pPr>
        <w:spacing w:after="0" w:line="240" w:lineRule="auto"/>
        <w:rPr>
          <w:b/>
          <w:bCs/>
        </w:rPr>
      </w:pPr>
      <w:r w:rsidRPr="00AC11C7">
        <w:rPr>
          <w:b/>
          <w:bCs/>
        </w:rPr>
        <w:lastRenderedPageBreak/>
        <w:t>Appendix A: Simulation model diagram</w:t>
      </w:r>
    </w:p>
    <w:p w14:paraId="3999FAF1" w14:textId="77777777" w:rsidR="00E6605B" w:rsidRDefault="00E6605B" w:rsidP="006D6A6C">
      <w:pPr>
        <w:spacing w:after="0" w:line="240" w:lineRule="auto"/>
      </w:pPr>
    </w:p>
    <w:p w14:paraId="4976102E" w14:textId="5D3423F8" w:rsidR="00E6605B" w:rsidRDefault="00E6605B" w:rsidP="006D6A6C">
      <w:pPr>
        <w:spacing w:after="0" w:line="240" w:lineRule="auto"/>
        <w:jc w:val="center"/>
        <w:rPr>
          <w:u w:val="single"/>
        </w:rPr>
      </w:pPr>
      <w:r>
        <w:rPr>
          <w:noProof/>
          <w:u w:val="single"/>
        </w:rPr>
        <w:drawing>
          <wp:inline distT="0" distB="0" distL="0" distR="0" wp14:anchorId="3454C3B3" wp14:editId="73ADB17A">
            <wp:extent cx="8229600" cy="4600575"/>
            <wp:effectExtent l="0" t="0" r="0" b="952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mo-rates-example.png"/>
                    <pic:cNvPicPr/>
                  </pic:nvPicPr>
                  <pic:blipFill>
                    <a:blip r:embed="rId18">
                      <a:extLst>
                        <a:ext uri="{28A0092B-C50C-407E-A947-70E740481C1C}">
                          <a14:useLocalDpi xmlns:a14="http://schemas.microsoft.com/office/drawing/2010/main" val="0"/>
                        </a:ext>
                      </a:extLst>
                    </a:blip>
                    <a:stretch>
                      <a:fillRect/>
                    </a:stretch>
                  </pic:blipFill>
                  <pic:spPr>
                    <a:xfrm>
                      <a:off x="0" y="0"/>
                      <a:ext cx="8229600" cy="4600575"/>
                    </a:xfrm>
                    <a:prstGeom prst="rect">
                      <a:avLst/>
                    </a:prstGeom>
                    <a:ln>
                      <a:noFill/>
                    </a:ln>
                  </pic:spPr>
                </pic:pic>
              </a:graphicData>
            </a:graphic>
          </wp:inline>
        </w:drawing>
      </w:r>
    </w:p>
    <w:p w14:paraId="29408F29" w14:textId="77777777" w:rsidR="00E6605B" w:rsidRDefault="00E6605B" w:rsidP="006D6A6C">
      <w:pPr>
        <w:spacing w:after="0" w:line="240" w:lineRule="auto"/>
        <w:rPr>
          <w:u w:val="single"/>
        </w:rPr>
      </w:pPr>
    </w:p>
    <w:p w14:paraId="7ECA84B3" w14:textId="04CFE294" w:rsidR="00E6605B" w:rsidRPr="00E6605B" w:rsidRDefault="00E6605B" w:rsidP="006D6A6C">
      <w:pPr>
        <w:spacing w:after="0" w:line="240" w:lineRule="auto"/>
        <w:sectPr w:rsidR="00E6605B" w:rsidRPr="00E6605B" w:rsidSect="00E6605B">
          <w:pgSz w:w="15840" w:h="12240" w:orient="landscape"/>
          <w:pgMar w:top="1440" w:right="1440" w:bottom="1440" w:left="1440" w:header="720" w:footer="720" w:gutter="0"/>
          <w:cols w:space="720"/>
          <w:docGrid w:linePitch="360"/>
        </w:sectPr>
      </w:pPr>
      <w:r>
        <w:t>Figure A1. Diagram depicting how annual demographic rates were simulated incorporating both parametric uncertainty in the true overall values and annual variation, using survival of the smallest age class (</w:t>
      </w:r>
      <m:oMath>
        <m:sSup>
          <m:sSupPr>
            <m:ctrlPr>
              <w:rPr>
                <w:rFonts w:ascii="Cambria Math" w:hAnsi="Cambria Math"/>
                <w:i/>
              </w:rPr>
            </m:ctrlPr>
          </m:sSupPr>
          <m:e>
            <m:r>
              <w:rPr>
                <w:rFonts w:ascii="Cambria Math" w:hAnsi="Cambria Math"/>
              </w:rPr>
              <m:t>S</m:t>
            </m:r>
          </m:e>
          <m:sup>
            <m:r>
              <w:rPr>
                <w:rFonts w:ascii="Cambria Math" w:hAnsi="Cambria Math"/>
              </w:rPr>
              <m:t>Y</m:t>
            </m:r>
          </m:sup>
        </m:sSup>
      </m:oMath>
      <w:r>
        <w:t>) as an example. This process was used to simulate all demographic rates.</w:t>
      </w:r>
    </w:p>
    <w:p w14:paraId="5FEE70EF" w14:textId="0918CC0A" w:rsidR="00F12394" w:rsidRPr="00F12394" w:rsidRDefault="00F12394" w:rsidP="006D6A6C">
      <w:pPr>
        <w:spacing w:line="240" w:lineRule="auto"/>
        <w:rPr>
          <w:b/>
          <w:bCs/>
        </w:rPr>
      </w:pPr>
      <w:r>
        <w:rPr>
          <w:b/>
          <w:bCs/>
        </w:rPr>
        <w:lastRenderedPageBreak/>
        <w:t>Appendix B: Sensitivity Analysis</w:t>
      </w:r>
    </w:p>
    <w:p w14:paraId="20FB91AA" w14:textId="77777777" w:rsidR="00F12394" w:rsidRDefault="00F12394" w:rsidP="006D6A6C">
      <w:pPr>
        <w:spacing w:line="240" w:lineRule="auto"/>
        <w:rPr>
          <w:b/>
          <w:bCs/>
        </w:rPr>
      </w:pPr>
    </w:p>
    <w:p w14:paraId="2864E62E" w14:textId="2AE72954" w:rsidR="00F12394" w:rsidRDefault="00397C61" w:rsidP="002F2ADF">
      <w:pPr>
        <w:spacing w:line="240" w:lineRule="auto"/>
      </w:pPr>
      <w:r>
        <w:rPr>
          <w:b/>
          <w:bCs/>
        </w:rPr>
        <w:t xml:space="preserve">Table </w:t>
      </w:r>
      <w:r w:rsidR="00F12394">
        <w:rPr>
          <w:b/>
          <w:bCs/>
        </w:rPr>
        <w:t>B</w:t>
      </w:r>
      <w:r w:rsidR="001832A5">
        <w:rPr>
          <w:b/>
          <w:bCs/>
        </w:rPr>
        <w:t>1</w:t>
      </w:r>
      <w:r>
        <w:rPr>
          <w:b/>
          <w:bCs/>
        </w:rPr>
        <w:t xml:space="preserve">. </w:t>
      </w:r>
      <w:r>
        <w:t>Scenarios used to evaluate the effect of assuming a lower maximum density on model outputs.</w:t>
      </w:r>
    </w:p>
    <w:tbl>
      <w:tblPr>
        <w:tblW w:w="9450" w:type="dxa"/>
        <w:tblLook w:val="04A0" w:firstRow="1" w:lastRow="0" w:firstColumn="1" w:lastColumn="0" w:noHBand="0" w:noVBand="1"/>
      </w:tblPr>
      <w:tblGrid>
        <w:gridCol w:w="1170"/>
        <w:gridCol w:w="1170"/>
        <w:gridCol w:w="1010"/>
        <w:gridCol w:w="1152"/>
        <w:gridCol w:w="830"/>
        <w:gridCol w:w="1148"/>
        <w:gridCol w:w="1458"/>
        <w:gridCol w:w="1512"/>
      </w:tblGrid>
      <w:tr w:rsidR="002F2ADF" w:rsidRPr="006352FB" w14:paraId="3914BEF4" w14:textId="77777777" w:rsidTr="00073A88">
        <w:trPr>
          <w:trHeight w:val="300"/>
        </w:trPr>
        <w:tc>
          <w:tcPr>
            <w:tcW w:w="1170" w:type="dxa"/>
            <w:vMerge w:val="restart"/>
            <w:tcBorders>
              <w:top w:val="single" w:sz="4" w:space="0" w:color="auto"/>
              <w:left w:val="nil"/>
              <w:bottom w:val="single" w:sz="4" w:space="0" w:color="000000"/>
              <w:right w:val="nil"/>
            </w:tcBorders>
            <w:shd w:val="clear" w:color="auto" w:fill="auto"/>
            <w:vAlign w:val="center"/>
            <w:hideMark/>
          </w:tcPr>
          <w:p w14:paraId="281E685B"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Maximum current density</w:t>
            </w:r>
            <w:r w:rsidRPr="00CF497F">
              <w:rPr>
                <w:rFonts w:ascii="Calibri" w:eastAsia="Times New Roman" w:hAnsi="Calibri" w:cs="Calibri"/>
                <w:color w:val="000000"/>
              </w:rPr>
              <w:br/>
              <w:t>(boas/ha)</w:t>
            </w:r>
          </w:p>
        </w:tc>
        <w:tc>
          <w:tcPr>
            <w:tcW w:w="1170" w:type="dxa"/>
            <w:vMerge w:val="restart"/>
            <w:tcBorders>
              <w:top w:val="single" w:sz="4" w:space="0" w:color="auto"/>
              <w:left w:val="nil"/>
              <w:bottom w:val="single" w:sz="4" w:space="0" w:color="000000"/>
              <w:right w:val="nil"/>
            </w:tcBorders>
            <w:shd w:val="clear" w:color="auto" w:fill="auto"/>
            <w:vAlign w:val="center"/>
            <w:hideMark/>
          </w:tcPr>
          <w:p w14:paraId="31963012"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Maximum carrying capacity density</w:t>
            </w:r>
            <w:r w:rsidRPr="00CF497F">
              <w:rPr>
                <w:rFonts w:ascii="Calibri" w:eastAsia="Times New Roman" w:hAnsi="Calibri" w:cs="Calibri"/>
                <w:color w:val="000000"/>
              </w:rPr>
              <w:br/>
              <w:t>(boas/ha)</w:t>
            </w:r>
          </w:p>
        </w:tc>
        <w:tc>
          <w:tcPr>
            <w:tcW w:w="4140" w:type="dxa"/>
            <w:gridSpan w:val="4"/>
            <w:tcBorders>
              <w:top w:val="single" w:sz="4" w:space="0" w:color="auto"/>
              <w:left w:val="single" w:sz="4" w:space="0" w:color="auto"/>
              <w:bottom w:val="single" w:sz="4" w:space="0" w:color="auto"/>
              <w:right w:val="single" w:sz="4" w:space="0" w:color="000000"/>
            </w:tcBorders>
            <w:shd w:val="clear" w:color="auto" w:fill="auto"/>
            <w:vAlign w:val="center"/>
            <w:hideMark/>
          </w:tcPr>
          <w:p w14:paraId="69BEECAE"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Quasi-extinction probability</w:t>
            </w:r>
          </w:p>
        </w:tc>
        <w:tc>
          <w:tcPr>
            <w:tcW w:w="1458" w:type="dxa"/>
            <w:vMerge w:val="restart"/>
            <w:tcBorders>
              <w:top w:val="single" w:sz="4" w:space="0" w:color="auto"/>
              <w:left w:val="single" w:sz="4" w:space="0" w:color="auto"/>
              <w:right w:val="single" w:sz="4" w:space="0" w:color="auto"/>
            </w:tcBorders>
            <w:shd w:val="clear" w:color="auto" w:fill="auto"/>
            <w:vAlign w:val="center"/>
            <w:hideMark/>
          </w:tcPr>
          <w:p w14:paraId="5C8AB201"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Probability of population growth</w:t>
            </w:r>
          </w:p>
        </w:tc>
        <w:tc>
          <w:tcPr>
            <w:tcW w:w="1512" w:type="dxa"/>
            <w:vMerge w:val="restart"/>
            <w:tcBorders>
              <w:top w:val="single" w:sz="4" w:space="0" w:color="auto"/>
              <w:left w:val="nil"/>
              <w:right w:val="nil"/>
            </w:tcBorders>
            <w:shd w:val="clear" w:color="auto" w:fill="auto"/>
            <w:vAlign w:val="center"/>
            <w:hideMark/>
          </w:tcPr>
          <w:p w14:paraId="4FDBA9FA"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Probability of population decline</w:t>
            </w:r>
          </w:p>
        </w:tc>
      </w:tr>
      <w:tr w:rsidR="002F2ADF" w:rsidRPr="006352FB" w14:paraId="60A62B4D" w14:textId="77777777" w:rsidTr="00073A88">
        <w:trPr>
          <w:trHeight w:val="630"/>
        </w:trPr>
        <w:tc>
          <w:tcPr>
            <w:tcW w:w="1170" w:type="dxa"/>
            <w:vMerge/>
            <w:tcBorders>
              <w:top w:val="nil"/>
              <w:left w:val="nil"/>
              <w:bottom w:val="single" w:sz="4" w:space="0" w:color="000000"/>
              <w:right w:val="nil"/>
            </w:tcBorders>
            <w:shd w:val="clear" w:color="auto" w:fill="auto"/>
            <w:vAlign w:val="center"/>
            <w:hideMark/>
          </w:tcPr>
          <w:p w14:paraId="6BEE5607" w14:textId="77777777" w:rsidR="002F2ADF" w:rsidRPr="006352FB" w:rsidRDefault="002F2ADF" w:rsidP="00073A88">
            <w:pPr>
              <w:spacing w:after="0" w:line="240" w:lineRule="auto"/>
              <w:rPr>
                <w:rFonts w:ascii="Calibri" w:eastAsia="Times New Roman" w:hAnsi="Calibri" w:cs="Calibri"/>
                <w:b/>
                <w:bCs/>
                <w:color w:val="000000"/>
              </w:rPr>
            </w:pPr>
          </w:p>
        </w:tc>
        <w:tc>
          <w:tcPr>
            <w:tcW w:w="1170" w:type="dxa"/>
            <w:vMerge/>
            <w:tcBorders>
              <w:top w:val="nil"/>
              <w:left w:val="nil"/>
              <w:bottom w:val="single" w:sz="4" w:space="0" w:color="000000"/>
              <w:right w:val="nil"/>
            </w:tcBorders>
            <w:shd w:val="clear" w:color="auto" w:fill="auto"/>
            <w:vAlign w:val="center"/>
            <w:hideMark/>
          </w:tcPr>
          <w:p w14:paraId="31673E02" w14:textId="77777777" w:rsidR="002F2ADF" w:rsidRPr="006352FB" w:rsidRDefault="002F2ADF" w:rsidP="00073A88">
            <w:pPr>
              <w:spacing w:after="0" w:line="240" w:lineRule="auto"/>
              <w:rPr>
                <w:rFonts w:ascii="Calibri" w:eastAsia="Times New Roman" w:hAnsi="Calibri" w:cs="Calibri"/>
                <w:b/>
                <w:bCs/>
                <w:color w:val="000000"/>
              </w:rPr>
            </w:pPr>
          </w:p>
        </w:tc>
        <w:tc>
          <w:tcPr>
            <w:tcW w:w="1010" w:type="dxa"/>
            <w:tcBorders>
              <w:top w:val="nil"/>
              <w:left w:val="single" w:sz="4" w:space="0" w:color="auto"/>
              <w:bottom w:val="single" w:sz="4" w:space="0" w:color="auto"/>
              <w:right w:val="nil"/>
            </w:tcBorders>
            <w:shd w:val="clear" w:color="auto" w:fill="auto"/>
            <w:vAlign w:val="center"/>
            <w:hideMark/>
          </w:tcPr>
          <w:p w14:paraId="60C2A91E"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50</w:t>
            </w:r>
          </w:p>
        </w:tc>
        <w:tc>
          <w:tcPr>
            <w:tcW w:w="1152" w:type="dxa"/>
            <w:tcBorders>
              <w:top w:val="nil"/>
              <w:left w:val="nil"/>
              <w:bottom w:val="single" w:sz="4" w:space="0" w:color="auto"/>
              <w:right w:val="nil"/>
            </w:tcBorders>
            <w:shd w:val="clear" w:color="auto" w:fill="auto"/>
            <w:vAlign w:val="center"/>
            <w:hideMark/>
          </w:tcPr>
          <w:p w14:paraId="26DECE4C"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500</w:t>
            </w:r>
          </w:p>
        </w:tc>
        <w:tc>
          <w:tcPr>
            <w:tcW w:w="830" w:type="dxa"/>
            <w:tcBorders>
              <w:top w:val="nil"/>
              <w:left w:val="nil"/>
              <w:bottom w:val="single" w:sz="4" w:space="0" w:color="auto"/>
              <w:right w:val="nil"/>
            </w:tcBorders>
            <w:shd w:val="clear" w:color="auto" w:fill="auto"/>
            <w:vAlign w:val="center"/>
            <w:hideMark/>
          </w:tcPr>
          <w:p w14:paraId="4C9D10C0"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1000</w:t>
            </w:r>
          </w:p>
        </w:tc>
        <w:tc>
          <w:tcPr>
            <w:tcW w:w="1148" w:type="dxa"/>
            <w:tcBorders>
              <w:top w:val="nil"/>
              <w:left w:val="nil"/>
              <w:bottom w:val="single" w:sz="4" w:space="0" w:color="auto"/>
              <w:right w:val="single" w:sz="4" w:space="0" w:color="auto"/>
            </w:tcBorders>
            <w:shd w:val="clear" w:color="auto" w:fill="auto"/>
            <w:vAlign w:val="center"/>
            <w:hideMark/>
          </w:tcPr>
          <w:p w14:paraId="4098791B"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5000</w:t>
            </w:r>
          </w:p>
        </w:tc>
        <w:tc>
          <w:tcPr>
            <w:tcW w:w="1458" w:type="dxa"/>
            <w:vMerge/>
            <w:tcBorders>
              <w:left w:val="single" w:sz="4" w:space="0" w:color="auto"/>
              <w:bottom w:val="single" w:sz="4" w:space="0" w:color="000000"/>
              <w:right w:val="single" w:sz="4" w:space="0" w:color="auto"/>
            </w:tcBorders>
            <w:shd w:val="clear" w:color="auto" w:fill="auto"/>
            <w:vAlign w:val="center"/>
            <w:hideMark/>
          </w:tcPr>
          <w:p w14:paraId="346AD51B" w14:textId="77777777" w:rsidR="002F2ADF" w:rsidRPr="006352FB" w:rsidRDefault="002F2ADF" w:rsidP="00073A88">
            <w:pPr>
              <w:spacing w:after="0" w:line="240" w:lineRule="auto"/>
              <w:rPr>
                <w:rFonts w:ascii="Calibri" w:eastAsia="Times New Roman" w:hAnsi="Calibri" w:cs="Calibri"/>
                <w:b/>
                <w:bCs/>
                <w:color w:val="000000"/>
              </w:rPr>
            </w:pPr>
          </w:p>
        </w:tc>
        <w:tc>
          <w:tcPr>
            <w:tcW w:w="1512" w:type="dxa"/>
            <w:vMerge/>
            <w:tcBorders>
              <w:left w:val="nil"/>
              <w:bottom w:val="single" w:sz="4" w:space="0" w:color="000000"/>
              <w:right w:val="nil"/>
            </w:tcBorders>
            <w:shd w:val="clear" w:color="auto" w:fill="auto"/>
            <w:vAlign w:val="center"/>
            <w:hideMark/>
          </w:tcPr>
          <w:p w14:paraId="017E2D8D" w14:textId="77777777" w:rsidR="002F2ADF" w:rsidRPr="006352FB" w:rsidRDefault="002F2ADF" w:rsidP="00073A88">
            <w:pPr>
              <w:spacing w:after="0" w:line="240" w:lineRule="auto"/>
              <w:rPr>
                <w:rFonts w:ascii="Calibri" w:eastAsia="Times New Roman" w:hAnsi="Calibri" w:cs="Calibri"/>
                <w:b/>
                <w:bCs/>
                <w:color w:val="000000"/>
              </w:rPr>
            </w:pPr>
          </w:p>
        </w:tc>
      </w:tr>
      <w:tr w:rsidR="002F2ADF" w:rsidRPr="006352FB" w14:paraId="033AB71B" w14:textId="77777777" w:rsidTr="00073A88">
        <w:trPr>
          <w:trHeight w:val="600"/>
        </w:trPr>
        <w:tc>
          <w:tcPr>
            <w:tcW w:w="1170" w:type="dxa"/>
            <w:tcBorders>
              <w:top w:val="nil"/>
              <w:left w:val="nil"/>
              <w:bottom w:val="nil"/>
              <w:right w:val="nil"/>
            </w:tcBorders>
            <w:shd w:val="clear" w:color="auto" w:fill="auto"/>
            <w:noWrap/>
            <w:vAlign w:val="center"/>
            <w:hideMark/>
          </w:tcPr>
          <w:p w14:paraId="61D801D6"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0.5</w:t>
            </w:r>
          </w:p>
        </w:tc>
        <w:tc>
          <w:tcPr>
            <w:tcW w:w="1170" w:type="dxa"/>
            <w:tcBorders>
              <w:top w:val="nil"/>
              <w:left w:val="nil"/>
              <w:bottom w:val="nil"/>
              <w:right w:val="nil"/>
            </w:tcBorders>
            <w:shd w:val="clear" w:color="auto" w:fill="auto"/>
            <w:noWrap/>
            <w:vAlign w:val="center"/>
            <w:hideMark/>
          </w:tcPr>
          <w:p w14:paraId="36CB6461"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3</w:t>
            </w:r>
          </w:p>
        </w:tc>
        <w:tc>
          <w:tcPr>
            <w:tcW w:w="1010" w:type="dxa"/>
            <w:tcBorders>
              <w:top w:val="nil"/>
              <w:left w:val="single" w:sz="4" w:space="0" w:color="auto"/>
              <w:bottom w:val="nil"/>
              <w:right w:val="nil"/>
            </w:tcBorders>
            <w:shd w:val="clear" w:color="auto" w:fill="auto"/>
            <w:noWrap/>
            <w:vAlign w:val="bottom"/>
            <w:hideMark/>
          </w:tcPr>
          <w:p w14:paraId="33D6BDD2"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0.000</w:t>
            </w:r>
          </w:p>
        </w:tc>
        <w:tc>
          <w:tcPr>
            <w:tcW w:w="1152" w:type="dxa"/>
            <w:tcBorders>
              <w:top w:val="nil"/>
              <w:left w:val="nil"/>
              <w:bottom w:val="nil"/>
              <w:right w:val="nil"/>
            </w:tcBorders>
            <w:shd w:val="clear" w:color="auto" w:fill="auto"/>
            <w:noWrap/>
            <w:vAlign w:val="bottom"/>
            <w:hideMark/>
          </w:tcPr>
          <w:p w14:paraId="503D004C"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830" w:type="dxa"/>
            <w:tcBorders>
              <w:top w:val="nil"/>
              <w:left w:val="nil"/>
              <w:bottom w:val="nil"/>
              <w:right w:val="nil"/>
            </w:tcBorders>
            <w:shd w:val="clear" w:color="auto" w:fill="auto"/>
            <w:noWrap/>
            <w:vAlign w:val="bottom"/>
            <w:hideMark/>
          </w:tcPr>
          <w:p w14:paraId="4F4149BC"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1148" w:type="dxa"/>
            <w:tcBorders>
              <w:top w:val="nil"/>
              <w:left w:val="nil"/>
              <w:bottom w:val="nil"/>
              <w:right w:val="single" w:sz="4" w:space="0" w:color="auto"/>
            </w:tcBorders>
            <w:shd w:val="clear" w:color="auto" w:fill="auto"/>
            <w:noWrap/>
            <w:vAlign w:val="bottom"/>
            <w:hideMark/>
          </w:tcPr>
          <w:p w14:paraId="16B6A13E"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0.009</w:t>
            </w:r>
          </w:p>
        </w:tc>
        <w:tc>
          <w:tcPr>
            <w:tcW w:w="1458" w:type="dxa"/>
            <w:tcBorders>
              <w:top w:val="nil"/>
              <w:left w:val="single" w:sz="4" w:space="0" w:color="auto"/>
              <w:bottom w:val="nil"/>
              <w:right w:val="single" w:sz="4" w:space="0" w:color="auto"/>
            </w:tcBorders>
            <w:shd w:val="clear" w:color="auto" w:fill="auto"/>
            <w:noWrap/>
            <w:vAlign w:val="bottom"/>
            <w:hideMark/>
          </w:tcPr>
          <w:p w14:paraId="7754893C"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0.48</w:t>
            </w:r>
          </w:p>
        </w:tc>
        <w:tc>
          <w:tcPr>
            <w:tcW w:w="1512" w:type="dxa"/>
            <w:tcBorders>
              <w:top w:val="nil"/>
              <w:left w:val="nil"/>
              <w:bottom w:val="nil"/>
              <w:right w:val="nil"/>
            </w:tcBorders>
            <w:shd w:val="clear" w:color="auto" w:fill="auto"/>
            <w:noWrap/>
            <w:vAlign w:val="bottom"/>
            <w:hideMark/>
          </w:tcPr>
          <w:p w14:paraId="0121A81B"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0.52</w:t>
            </w:r>
          </w:p>
        </w:tc>
      </w:tr>
      <w:tr w:rsidR="002F2ADF" w:rsidRPr="006352FB" w14:paraId="142194FD" w14:textId="77777777" w:rsidTr="00073A88">
        <w:trPr>
          <w:trHeight w:val="600"/>
        </w:trPr>
        <w:tc>
          <w:tcPr>
            <w:tcW w:w="1170" w:type="dxa"/>
            <w:tcBorders>
              <w:top w:val="nil"/>
              <w:left w:val="nil"/>
              <w:bottom w:val="nil"/>
              <w:right w:val="nil"/>
            </w:tcBorders>
            <w:shd w:val="clear" w:color="auto" w:fill="auto"/>
            <w:noWrap/>
            <w:vAlign w:val="center"/>
            <w:hideMark/>
          </w:tcPr>
          <w:p w14:paraId="7E8F2920"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0.5</w:t>
            </w:r>
          </w:p>
        </w:tc>
        <w:tc>
          <w:tcPr>
            <w:tcW w:w="1170" w:type="dxa"/>
            <w:tcBorders>
              <w:top w:val="nil"/>
              <w:left w:val="nil"/>
              <w:bottom w:val="nil"/>
              <w:right w:val="nil"/>
            </w:tcBorders>
            <w:shd w:val="clear" w:color="auto" w:fill="auto"/>
            <w:noWrap/>
            <w:vAlign w:val="center"/>
            <w:hideMark/>
          </w:tcPr>
          <w:p w14:paraId="55299D4E"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6</w:t>
            </w:r>
          </w:p>
        </w:tc>
        <w:tc>
          <w:tcPr>
            <w:tcW w:w="1010" w:type="dxa"/>
            <w:tcBorders>
              <w:top w:val="nil"/>
              <w:left w:val="single" w:sz="4" w:space="0" w:color="auto"/>
              <w:bottom w:val="nil"/>
              <w:right w:val="nil"/>
            </w:tcBorders>
            <w:shd w:val="clear" w:color="auto" w:fill="auto"/>
            <w:noWrap/>
            <w:vAlign w:val="bottom"/>
            <w:hideMark/>
          </w:tcPr>
          <w:p w14:paraId="3884A16A"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0.000</w:t>
            </w:r>
          </w:p>
        </w:tc>
        <w:tc>
          <w:tcPr>
            <w:tcW w:w="1152" w:type="dxa"/>
            <w:tcBorders>
              <w:top w:val="nil"/>
              <w:left w:val="nil"/>
              <w:bottom w:val="nil"/>
              <w:right w:val="nil"/>
            </w:tcBorders>
            <w:shd w:val="clear" w:color="auto" w:fill="auto"/>
            <w:noWrap/>
            <w:vAlign w:val="bottom"/>
            <w:hideMark/>
          </w:tcPr>
          <w:p w14:paraId="53311E72"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830" w:type="dxa"/>
            <w:tcBorders>
              <w:top w:val="nil"/>
              <w:left w:val="nil"/>
              <w:bottom w:val="nil"/>
              <w:right w:val="nil"/>
            </w:tcBorders>
            <w:shd w:val="clear" w:color="auto" w:fill="auto"/>
            <w:noWrap/>
            <w:vAlign w:val="bottom"/>
            <w:hideMark/>
          </w:tcPr>
          <w:p w14:paraId="1E69EB6F"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0.003</w:t>
            </w:r>
          </w:p>
        </w:tc>
        <w:tc>
          <w:tcPr>
            <w:tcW w:w="1148" w:type="dxa"/>
            <w:tcBorders>
              <w:top w:val="nil"/>
              <w:left w:val="nil"/>
              <w:bottom w:val="nil"/>
              <w:right w:val="single" w:sz="4" w:space="0" w:color="auto"/>
            </w:tcBorders>
            <w:shd w:val="clear" w:color="auto" w:fill="auto"/>
            <w:noWrap/>
            <w:vAlign w:val="bottom"/>
            <w:hideMark/>
          </w:tcPr>
          <w:p w14:paraId="6079CA01"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0.021</w:t>
            </w:r>
          </w:p>
        </w:tc>
        <w:tc>
          <w:tcPr>
            <w:tcW w:w="1458" w:type="dxa"/>
            <w:tcBorders>
              <w:top w:val="nil"/>
              <w:left w:val="single" w:sz="4" w:space="0" w:color="auto"/>
              <w:bottom w:val="nil"/>
              <w:right w:val="single" w:sz="4" w:space="0" w:color="auto"/>
            </w:tcBorders>
            <w:shd w:val="clear" w:color="auto" w:fill="auto"/>
            <w:noWrap/>
            <w:vAlign w:val="bottom"/>
            <w:hideMark/>
          </w:tcPr>
          <w:p w14:paraId="3B47698C"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0.49</w:t>
            </w:r>
          </w:p>
        </w:tc>
        <w:tc>
          <w:tcPr>
            <w:tcW w:w="1512" w:type="dxa"/>
            <w:tcBorders>
              <w:top w:val="nil"/>
              <w:left w:val="nil"/>
              <w:bottom w:val="nil"/>
              <w:right w:val="nil"/>
            </w:tcBorders>
            <w:shd w:val="clear" w:color="auto" w:fill="auto"/>
            <w:noWrap/>
            <w:vAlign w:val="bottom"/>
            <w:hideMark/>
          </w:tcPr>
          <w:p w14:paraId="3DA8E9E4"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0.51</w:t>
            </w:r>
          </w:p>
        </w:tc>
      </w:tr>
      <w:tr w:rsidR="002F2ADF" w:rsidRPr="006352FB" w14:paraId="73EC41F5" w14:textId="77777777" w:rsidTr="00073A88">
        <w:trPr>
          <w:trHeight w:val="600"/>
        </w:trPr>
        <w:tc>
          <w:tcPr>
            <w:tcW w:w="1170" w:type="dxa"/>
            <w:tcBorders>
              <w:top w:val="nil"/>
              <w:left w:val="nil"/>
              <w:bottom w:val="nil"/>
              <w:right w:val="nil"/>
            </w:tcBorders>
            <w:shd w:val="clear" w:color="auto" w:fill="auto"/>
            <w:noWrap/>
            <w:vAlign w:val="center"/>
            <w:hideMark/>
          </w:tcPr>
          <w:p w14:paraId="675D7A7C"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1</w:t>
            </w:r>
          </w:p>
        </w:tc>
        <w:tc>
          <w:tcPr>
            <w:tcW w:w="1170" w:type="dxa"/>
            <w:tcBorders>
              <w:top w:val="nil"/>
              <w:left w:val="nil"/>
              <w:bottom w:val="nil"/>
              <w:right w:val="nil"/>
            </w:tcBorders>
            <w:shd w:val="clear" w:color="auto" w:fill="auto"/>
            <w:noWrap/>
            <w:vAlign w:val="center"/>
            <w:hideMark/>
          </w:tcPr>
          <w:p w14:paraId="0830D951"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3</w:t>
            </w:r>
          </w:p>
        </w:tc>
        <w:tc>
          <w:tcPr>
            <w:tcW w:w="1010" w:type="dxa"/>
            <w:tcBorders>
              <w:top w:val="nil"/>
              <w:left w:val="single" w:sz="4" w:space="0" w:color="auto"/>
              <w:bottom w:val="nil"/>
              <w:right w:val="nil"/>
            </w:tcBorders>
            <w:shd w:val="clear" w:color="auto" w:fill="auto"/>
            <w:noWrap/>
            <w:vAlign w:val="bottom"/>
            <w:hideMark/>
          </w:tcPr>
          <w:p w14:paraId="550DABFA"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0.000</w:t>
            </w:r>
          </w:p>
        </w:tc>
        <w:tc>
          <w:tcPr>
            <w:tcW w:w="1152" w:type="dxa"/>
            <w:tcBorders>
              <w:top w:val="nil"/>
              <w:left w:val="nil"/>
              <w:bottom w:val="nil"/>
              <w:right w:val="nil"/>
            </w:tcBorders>
            <w:shd w:val="clear" w:color="auto" w:fill="auto"/>
            <w:noWrap/>
            <w:vAlign w:val="bottom"/>
            <w:hideMark/>
          </w:tcPr>
          <w:p w14:paraId="088B6E77"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830" w:type="dxa"/>
            <w:tcBorders>
              <w:top w:val="nil"/>
              <w:left w:val="nil"/>
              <w:bottom w:val="nil"/>
              <w:right w:val="nil"/>
            </w:tcBorders>
            <w:shd w:val="clear" w:color="auto" w:fill="auto"/>
            <w:noWrap/>
            <w:vAlign w:val="bottom"/>
            <w:hideMark/>
          </w:tcPr>
          <w:p w14:paraId="68197A22"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1148" w:type="dxa"/>
            <w:tcBorders>
              <w:top w:val="nil"/>
              <w:left w:val="nil"/>
              <w:bottom w:val="nil"/>
              <w:right w:val="single" w:sz="4" w:space="0" w:color="auto"/>
            </w:tcBorders>
            <w:shd w:val="clear" w:color="auto" w:fill="auto"/>
            <w:noWrap/>
            <w:vAlign w:val="bottom"/>
            <w:hideMark/>
          </w:tcPr>
          <w:p w14:paraId="346F5F51"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0.009</w:t>
            </w:r>
          </w:p>
        </w:tc>
        <w:tc>
          <w:tcPr>
            <w:tcW w:w="1458" w:type="dxa"/>
            <w:tcBorders>
              <w:top w:val="nil"/>
              <w:left w:val="single" w:sz="4" w:space="0" w:color="auto"/>
              <w:bottom w:val="nil"/>
              <w:right w:val="single" w:sz="4" w:space="0" w:color="auto"/>
            </w:tcBorders>
            <w:shd w:val="clear" w:color="auto" w:fill="auto"/>
            <w:noWrap/>
            <w:vAlign w:val="bottom"/>
            <w:hideMark/>
          </w:tcPr>
          <w:p w14:paraId="2FA86EA8"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0.48</w:t>
            </w:r>
          </w:p>
        </w:tc>
        <w:tc>
          <w:tcPr>
            <w:tcW w:w="1512" w:type="dxa"/>
            <w:tcBorders>
              <w:top w:val="nil"/>
              <w:left w:val="nil"/>
              <w:bottom w:val="nil"/>
              <w:right w:val="nil"/>
            </w:tcBorders>
            <w:shd w:val="clear" w:color="auto" w:fill="auto"/>
            <w:noWrap/>
            <w:vAlign w:val="bottom"/>
            <w:hideMark/>
          </w:tcPr>
          <w:p w14:paraId="6BAA00C4"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0.52</w:t>
            </w:r>
          </w:p>
        </w:tc>
      </w:tr>
      <w:tr w:rsidR="002F2ADF" w:rsidRPr="006352FB" w14:paraId="4E49A608" w14:textId="77777777" w:rsidTr="00073A88">
        <w:trPr>
          <w:trHeight w:val="600"/>
        </w:trPr>
        <w:tc>
          <w:tcPr>
            <w:tcW w:w="1170" w:type="dxa"/>
            <w:tcBorders>
              <w:top w:val="nil"/>
              <w:left w:val="nil"/>
              <w:bottom w:val="single" w:sz="4" w:space="0" w:color="auto"/>
              <w:right w:val="nil"/>
            </w:tcBorders>
            <w:shd w:val="clear" w:color="auto" w:fill="auto"/>
            <w:noWrap/>
            <w:vAlign w:val="center"/>
            <w:hideMark/>
          </w:tcPr>
          <w:p w14:paraId="49AB3D6E"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1</w:t>
            </w:r>
          </w:p>
        </w:tc>
        <w:tc>
          <w:tcPr>
            <w:tcW w:w="1170" w:type="dxa"/>
            <w:tcBorders>
              <w:top w:val="nil"/>
              <w:left w:val="nil"/>
              <w:bottom w:val="single" w:sz="4" w:space="0" w:color="auto"/>
              <w:right w:val="nil"/>
            </w:tcBorders>
            <w:shd w:val="clear" w:color="auto" w:fill="auto"/>
            <w:noWrap/>
            <w:vAlign w:val="center"/>
            <w:hideMark/>
          </w:tcPr>
          <w:p w14:paraId="49606E51"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6</w:t>
            </w:r>
          </w:p>
        </w:tc>
        <w:tc>
          <w:tcPr>
            <w:tcW w:w="1010" w:type="dxa"/>
            <w:tcBorders>
              <w:top w:val="nil"/>
              <w:left w:val="single" w:sz="4" w:space="0" w:color="auto"/>
              <w:bottom w:val="single" w:sz="4" w:space="0" w:color="auto"/>
              <w:right w:val="nil"/>
            </w:tcBorders>
            <w:shd w:val="clear" w:color="auto" w:fill="auto"/>
            <w:noWrap/>
            <w:vAlign w:val="bottom"/>
            <w:hideMark/>
          </w:tcPr>
          <w:p w14:paraId="1374EC99"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0.000</w:t>
            </w:r>
          </w:p>
        </w:tc>
        <w:tc>
          <w:tcPr>
            <w:tcW w:w="1152" w:type="dxa"/>
            <w:tcBorders>
              <w:top w:val="nil"/>
              <w:left w:val="nil"/>
              <w:bottom w:val="single" w:sz="4" w:space="0" w:color="auto"/>
              <w:right w:val="nil"/>
            </w:tcBorders>
            <w:shd w:val="clear" w:color="auto" w:fill="auto"/>
            <w:noWrap/>
            <w:vAlign w:val="bottom"/>
            <w:hideMark/>
          </w:tcPr>
          <w:p w14:paraId="07A574E4"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830" w:type="dxa"/>
            <w:tcBorders>
              <w:top w:val="nil"/>
              <w:left w:val="nil"/>
              <w:bottom w:val="single" w:sz="4" w:space="0" w:color="auto"/>
              <w:right w:val="nil"/>
            </w:tcBorders>
            <w:shd w:val="clear" w:color="auto" w:fill="auto"/>
            <w:noWrap/>
            <w:vAlign w:val="bottom"/>
            <w:hideMark/>
          </w:tcPr>
          <w:p w14:paraId="7181F0FE"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0.003</w:t>
            </w:r>
          </w:p>
        </w:tc>
        <w:tc>
          <w:tcPr>
            <w:tcW w:w="1148" w:type="dxa"/>
            <w:tcBorders>
              <w:top w:val="nil"/>
              <w:left w:val="nil"/>
              <w:bottom w:val="single" w:sz="4" w:space="0" w:color="auto"/>
              <w:right w:val="single" w:sz="4" w:space="0" w:color="auto"/>
            </w:tcBorders>
            <w:shd w:val="clear" w:color="auto" w:fill="auto"/>
            <w:noWrap/>
            <w:vAlign w:val="bottom"/>
            <w:hideMark/>
          </w:tcPr>
          <w:p w14:paraId="210739E2"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0.021</w:t>
            </w:r>
          </w:p>
        </w:tc>
        <w:tc>
          <w:tcPr>
            <w:tcW w:w="1458" w:type="dxa"/>
            <w:tcBorders>
              <w:top w:val="nil"/>
              <w:left w:val="single" w:sz="4" w:space="0" w:color="auto"/>
              <w:bottom w:val="single" w:sz="4" w:space="0" w:color="auto"/>
              <w:right w:val="single" w:sz="4" w:space="0" w:color="auto"/>
            </w:tcBorders>
            <w:shd w:val="clear" w:color="auto" w:fill="auto"/>
            <w:noWrap/>
            <w:vAlign w:val="bottom"/>
            <w:hideMark/>
          </w:tcPr>
          <w:p w14:paraId="2D446573"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0.49</w:t>
            </w:r>
          </w:p>
        </w:tc>
        <w:tc>
          <w:tcPr>
            <w:tcW w:w="1512" w:type="dxa"/>
            <w:tcBorders>
              <w:top w:val="nil"/>
              <w:left w:val="nil"/>
              <w:bottom w:val="single" w:sz="4" w:space="0" w:color="auto"/>
              <w:right w:val="nil"/>
            </w:tcBorders>
            <w:shd w:val="clear" w:color="auto" w:fill="auto"/>
            <w:noWrap/>
            <w:vAlign w:val="bottom"/>
            <w:hideMark/>
          </w:tcPr>
          <w:p w14:paraId="33F4B828"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0.51</w:t>
            </w:r>
          </w:p>
        </w:tc>
      </w:tr>
    </w:tbl>
    <w:p w14:paraId="01294A92" w14:textId="77777777" w:rsidR="002F2ADF" w:rsidRDefault="002F2ADF" w:rsidP="002F2ADF">
      <w:pPr>
        <w:spacing w:line="240" w:lineRule="auto"/>
        <w:rPr>
          <w:b/>
          <w:bCs/>
        </w:rPr>
      </w:pPr>
    </w:p>
    <w:p w14:paraId="2A6F5E1A" w14:textId="77777777" w:rsidR="00F12394" w:rsidRDefault="00F12394" w:rsidP="006D6A6C">
      <w:pPr>
        <w:spacing w:line="240" w:lineRule="auto"/>
        <w:rPr>
          <w:b/>
          <w:bCs/>
        </w:rPr>
      </w:pPr>
    </w:p>
    <w:p w14:paraId="7D8AF1F4" w14:textId="02DF5A8F" w:rsidR="00397C61" w:rsidRDefault="002F2ADF" w:rsidP="006D6A6C">
      <w:pPr>
        <w:spacing w:line="240" w:lineRule="auto"/>
      </w:pPr>
      <w:r>
        <w:rPr>
          <w:noProof/>
        </w:rPr>
        <w:lastRenderedPageBreak/>
        <w:drawing>
          <wp:inline distT="0" distB="0" distL="0" distR="0" wp14:anchorId="4DA1D359" wp14:editId="20A4A843">
            <wp:extent cx="5943600" cy="4457700"/>
            <wp:effectExtent l="0" t="0" r="0" b="0"/>
            <wp:docPr id="10" name="Picture 10"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duce_max_K_Nini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C849D85" w14:textId="09FBC3EB" w:rsidR="00F12394" w:rsidRDefault="00F12394" w:rsidP="005C30B8">
      <w:r w:rsidRPr="00F12394">
        <w:rPr>
          <w:b/>
          <w:bCs/>
        </w:rPr>
        <w:t>Figure B2</w:t>
      </w:r>
      <w:r>
        <w:t>. Projected change in population size under four different inputs for maximum current and carrying capacity density. Solid lines are the median and shaded regions represent the range in which 95% of the replications fell. The dashed horizontal line at 0 indicates no change in population size.</w:t>
      </w:r>
    </w:p>
    <w:p w14:paraId="1A97C6F2" w14:textId="3CB5DAA1" w:rsidR="005C30B8" w:rsidRDefault="005C30B8" w:rsidP="005C30B8"/>
    <w:p w14:paraId="279114F4" w14:textId="03DD8C8B" w:rsidR="005C30B8" w:rsidRDefault="005C30B8" w:rsidP="005C30B8"/>
    <w:p w14:paraId="656550F0" w14:textId="7ADEF9F9" w:rsidR="005C30B8" w:rsidRDefault="005C30B8" w:rsidP="005C30B8"/>
    <w:p w14:paraId="5728D026" w14:textId="53C62409" w:rsidR="005C30B8" w:rsidRDefault="005C30B8" w:rsidP="005C30B8"/>
    <w:p w14:paraId="73614C20" w14:textId="76B2662D" w:rsidR="005C30B8" w:rsidRDefault="005C30B8" w:rsidP="005C30B8"/>
    <w:p w14:paraId="3506C49C" w14:textId="5FB15CAD" w:rsidR="005C30B8" w:rsidRDefault="005C30B8" w:rsidP="005C30B8"/>
    <w:p w14:paraId="323D480B" w14:textId="740196C0" w:rsidR="005C30B8" w:rsidRDefault="005C30B8" w:rsidP="005C30B8"/>
    <w:p w14:paraId="7C012BE6" w14:textId="53FE02FA" w:rsidR="005C30B8" w:rsidRDefault="005C30B8" w:rsidP="005C30B8"/>
    <w:p w14:paraId="52C5045D" w14:textId="6B4551ED" w:rsidR="005C30B8" w:rsidRDefault="005C30B8" w:rsidP="005C30B8"/>
    <w:p w14:paraId="5D64F1C0" w14:textId="049B27F3" w:rsidR="005C30B8" w:rsidRDefault="005C30B8" w:rsidP="005C30B8"/>
    <w:p w14:paraId="4F58368B" w14:textId="3D604E19" w:rsidR="005C30B8" w:rsidRDefault="005C30B8" w:rsidP="005C30B8">
      <w:r>
        <w:rPr>
          <w:noProof/>
        </w:rPr>
        <w:lastRenderedPageBreak/>
        <w:drawing>
          <wp:inline distT="0" distB="0" distL="0" distR="0" wp14:anchorId="32A0EC99" wp14:editId="77D45B63">
            <wp:extent cx="5943600" cy="3714750"/>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e_probs-Nini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8FBAA4C" w14:textId="77777777" w:rsidR="005C30B8" w:rsidRDefault="005C30B8" w:rsidP="005C30B8">
      <w:r w:rsidRPr="005C30B8">
        <w:rPr>
          <w:b/>
          <w:bCs/>
        </w:rPr>
        <w:t xml:space="preserve">Figure </w:t>
      </w:r>
      <w:commentRangeStart w:id="98"/>
      <w:r w:rsidRPr="005C30B8">
        <w:rPr>
          <w:b/>
          <w:bCs/>
        </w:rPr>
        <w:t>B4</w:t>
      </w:r>
      <w:commentRangeEnd w:id="98"/>
      <w:r w:rsidR="00BC0D6E">
        <w:rPr>
          <w:rStyle w:val="CommentReference"/>
        </w:rPr>
        <w:commentReference w:id="98"/>
      </w:r>
      <w:r w:rsidRPr="005C30B8">
        <w:rPr>
          <w:b/>
          <w:bCs/>
        </w:rPr>
        <w:t>.</w:t>
      </w:r>
      <w:r>
        <w:t xml:space="preserve"> Association between current population size and quasi-extinction probability. Each color line represents a different quasi-extinction threshold. Quasi-extinction probability was calculated by replicating the population projection 1,000 times for each initial population size and determining the proportion of replicates in which the population size fell below the quasi-extinction threshold.</w:t>
      </w:r>
    </w:p>
    <w:p w14:paraId="69B415D1" w14:textId="77777777" w:rsidR="005C30B8" w:rsidRDefault="005C30B8" w:rsidP="005C30B8"/>
    <w:sectPr w:rsidR="005C30B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Anna Tucker" w:date="2019-09-09T13:18:00Z" w:initials="AT">
    <w:p w14:paraId="5F9B64F1" w14:textId="189E35A2" w:rsidR="000D4659" w:rsidRDefault="000D4659">
      <w:pPr>
        <w:pStyle w:val="CommentText"/>
      </w:pPr>
      <w:r>
        <w:rPr>
          <w:rStyle w:val="CommentReference"/>
        </w:rPr>
        <w:annotationRef/>
      </w:r>
      <w:r>
        <w:t>Title needs work</w:t>
      </w:r>
    </w:p>
  </w:comment>
  <w:comment w:id="5" w:author="ENE MU" w:date="2019-11-01T14:59:00Z" w:initials="EM">
    <w:p w14:paraId="4276B3AC" w14:textId="021C7C83" w:rsidR="000D4659" w:rsidRDefault="000D4659">
      <w:pPr>
        <w:pStyle w:val="CommentText"/>
      </w:pPr>
      <w:r>
        <w:rPr>
          <w:rStyle w:val="CommentReference"/>
        </w:rPr>
        <w:annotationRef/>
      </w:r>
      <w:r>
        <w:t xml:space="preserve">Maybe add as a tool for decision making processes??? </w:t>
      </w:r>
    </w:p>
  </w:comment>
  <w:comment w:id="6" w:author="Anna Tucker" w:date="2019-09-11T11:25:00Z" w:initials="AT">
    <w:p w14:paraId="1EFDC9E3" w14:textId="76475722" w:rsidR="000D4659" w:rsidRDefault="000D4659">
      <w:pPr>
        <w:pStyle w:val="CommentText"/>
      </w:pPr>
      <w:r>
        <w:rPr>
          <w:rStyle w:val="CommentReference"/>
        </w:rPr>
        <w:annotationRef/>
      </w:r>
      <w:r>
        <w:t xml:space="preserve">Any others who should be included? </w:t>
      </w:r>
    </w:p>
  </w:comment>
  <w:comment w:id="8" w:author="Anna Tucker" w:date="2019-09-09T13:18:00Z" w:initials="AT">
    <w:p w14:paraId="2342F575" w14:textId="4DB9BA22" w:rsidR="000D4659" w:rsidRDefault="000D4659">
      <w:pPr>
        <w:pStyle w:val="CommentText"/>
      </w:pPr>
      <w:r>
        <w:rPr>
          <w:rStyle w:val="CommentReference"/>
        </w:rPr>
        <w:annotationRef/>
      </w:r>
      <w:r>
        <w:t>Open to other suggestions</w:t>
      </w:r>
    </w:p>
  </w:comment>
  <w:comment w:id="7" w:author="Conor McGowan" w:date="2019-12-20T16:54:00Z" w:initials="CM">
    <w:p w14:paraId="6C983A1F" w14:textId="2E264F26" w:rsidR="000D4659" w:rsidRDefault="000D4659">
      <w:pPr>
        <w:pStyle w:val="CommentText"/>
      </w:pPr>
      <w:r>
        <w:rPr>
          <w:rStyle w:val="CommentReference"/>
        </w:rPr>
        <w:annotationRef/>
      </w:r>
      <w:r>
        <w:t>Animal Conservation, or Endangered Species Research, or Oryx</w:t>
      </w:r>
    </w:p>
  </w:comment>
  <w:comment w:id="9" w:author="Conor McGowan" w:date="2019-12-20T16:39:00Z" w:initials="CM">
    <w:p w14:paraId="44E05C76" w14:textId="0E7186E6" w:rsidR="000D4659" w:rsidRDefault="000D4659">
      <w:pPr>
        <w:pStyle w:val="CommentText"/>
      </w:pPr>
      <w:r>
        <w:rPr>
          <w:rStyle w:val="CommentReference"/>
        </w:rPr>
        <w:annotationRef/>
      </w:r>
      <w:r>
        <w:t>Great start</w:t>
      </w:r>
    </w:p>
  </w:comment>
  <w:comment w:id="39" w:author="Conor McGowan" w:date="2019-12-20T16:53:00Z" w:initials="CM">
    <w:p w14:paraId="25457D03" w14:textId="224BAD11" w:rsidR="000D4659" w:rsidRDefault="000D4659">
      <w:pPr>
        <w:pStyle w:val="CommentText"/>
      </w:pPr>
      <w:r>
        <w:rPr>
          <w:rStyle w:val="CommentReference"/>
        </w:rPr>
        <w:annotationRef/>
      </w:r>
      <w:r>
        <w:t>You know this, but usually figures etc go at the end</w:t>
      </w:r>
    </w:p>
  </w:comment>
  <w:comment w:id="43" w:author="Conor McGowan" w:date="2020-01-08T15:01:00Z" w:initials="CM">
    <w:p w14:paraId="4576FE89" w14:textId="66F07B6F" w:rsidR="00DC3F89" w:rsidRDefault="00DC3F89">
      <w:pPr>
        <w:pStyle w:val="CommentText"/>
      </w:pPr>
      <w:r>
        <w:rPr>
          <w:rStyle w:val="CommentReference"/>
        </w:rPr>
        <w:annotationRef/>
      </w:r>
      <w:r>
        <w:t>Did or should we test the effects of this assumption?</w:t>
      </w:r>
    </w:p>
  </w:comment>
  <w:comment w:id="56" w:author="ENE MU" w:date="2019-11-01T13:54:00Z" w:initials="EM">
    <w:p w14:paraId="3F77B2A7" w14:textId="6B339ADB" w:rsidR="000D4659" w:rsidRDefault="000D4659">
      <w:pPr>
        <w:pStyle w:val="CommentText"/>
      </w:pPr>
      <w:r>
        <w:rPr>
          <w:rStyle w:val="CommentReference"/>
        </w:rPr>
        <w:annotationRef/>
      </w:r>
      <w:r>
        <w:t>Correct figure number</w:t>
      </w:r>
    </w:p>
  </w:comment>
  <w:comment w:id="57" w:author="Conor McGowan" w:date="2020-01-09T13:48:00Z" w:initials="CM">
    <w:p w14:paraId="15BB6774" w14:textId="30DE8EF0" w:rsidR="00383DCF" w:rsidRDefault="00383DCF">
      <w:pPr>
        <w:pStyle w:val="CommentText"/>
      </w:pPr>
      <w:r>
        <w:rPr>
          <w:rStyle w:val="CommentReference"/>
        </w:rPr>
        <w:annotationRef/>
      </w:r>
      <w:r>
        <w:t>Maybe for the discussion</w:t>
      </w:r>
    </w:p>
  </w:comment>
  <w:comment w:id="65" w:author="ENE MU" w:date="2019-11-01T12:44:00Z" w:initials="EM">
    <w:p w14:paraId="784B50A1" w14:textId="1E134803" w:rsidR="000D4659" w:rsidRDefault="000D4659">
      <w:pPr>
        <w:pStyle w:val="CommentText"/>
      </w:pPr>
      <w:r>
        <w:rPr>
          <w:rStyle w:val="CommentReference"/>
        </w:rPr>
        <w:annotationRef/>
      </w:r>
      <w:r>
        <w:t>Mulero 2019</w:t>
      </w:r>
    </w:p>
  </w:comment>
  <w:comment w:id="66" w:author="Conor McGowan" w:date="2020-01-08T15:10:00Z" w:initials="CM">
    <w:p w14:paraId="72984682" w14:textId="7D0CFC48" w:rsidR="00DC3F89" w:rsidRDefault="00DC3F89">
      <w:pPr>
        <w:pStyle w:val="CommentText"/>
      </w:pPr>
      <w:r>
        <w:rPr>
          <w:rStyle w:val="CommentReference"/>
        </w:rPr>
        <w:annotationRef/>
      </w:r>
      <w:r>
        <w:t xml:space="preserve">Really useful result </w:t>
      </w:r>
      <w:r w:rsidR="00E96341">
        <w:t>for future research and monitoring planning</w:t>
      </w:r>
    </w:p>
  </w:comment>
  <w:comment w:id="67" w:author="Conor McGowan" w:date="2020-01-08T15:10:00Z" w:initials="CM">
    <w:p w14:paraId="269597DB" w14:textId="77777777" w:rsidR="00E96341" w:rsidRDefault="00E96341" w:rsidP="00E96341">
      <w:pPr>
        <w:pStyle w:val="CommentText"/>
      </w:pPr>
      <w:r>
        <w:rPr>
          <w:rStyle w:val="CommentReference"/>
        </w:rPr>
        <w:annotationRef/>
      </w:r>
      <w:r>
        <w:t>Really useful result for future research and monitoring planning</w:t>
      </w:r>
    </w:p>
    <w:p w14:paraId="20829F62" w14:textId="4E29471F" w:rsidR="00E96341" w:rsidRDefault="00E96341">
      <w:pPr>
        <w:pStyle w:val="CommentText"/>
      </w:pPr>
    </w:p>
  </w:comment>
  <w:comment w:id="68" w:author="Conor McGowan" w:date="2020-01-08T15:10:00Z" w:initials="CM">
    <w:p w14:paraId="6901AA80" w14:textId="2CD2F226" w:rsidR="00E96341" w:rsidRDefault="00E96341">
      <w:pPr>
        <w:pStyle w:val="CommentText"/>
      </w:pPr>
      <w:r>
        <w:rPr>
          <w:rStyle w:val="CommentReference"/>
        </w:rPr>
        <w:annotationRef/>
      </w:r>
      <w:r>
        <w:t>So we should hight light the approach and useful ness of building a model and doing sensitivity analysis like this.</w:t>
      </w:r>
    </w:p>
  </w:comment>
  <w:comment w:id="69" w:author="ENE MU" w:date="2019-11-01T14:09:00Z" w:initials="EM">
    <w:p w14:paraId="4B23B27A" w14:textId="6F1247B6" w:rsidR="000D4659" w:rsidRDefault="000D4659">
      <w:pPr>
        <w:pStyle w:val="CommentText"/>
      </w:pPr>
      <w:r>
        <w:rPr>
          <w:rStyle w:val="CommentReference"/>
        </w:rPr>
        <w:annotationRef/>
      </w:r>
      <w:r>
        <w:t>Table 5 says 58% and 42%, respectively.</w:t>
      </w:r>
    </w:p>
  </w:comment>
  <w:comment w:id="70" w:author="ENE MU" w:date="2019-11-01T14:11:00Z" w:initials="EM">
    <w:p w14:paraId="3B4030E1" w14:textId="78C83151" w:rsidR="000D4659" w:rsidRDefault="000D4659">
      <w:pPr>
        <w:pStyle w:val="CommentText"/>
      </w:pPr>
      <w:r>
        <w:rPr>
          <w:rStyle w:val="CommentReference"/>
        </w:rPr>
        <w:annotationRef/>
      </w:r>
      <w:r>
        <w:t>52% according to table 5</w:t>
      </w:r>
    </w:p>
  </w:comment>
  <w:comment w:id="73" w:author="Conor McGowan" w:date="2020-01-09T13:52:00Z" w:initials="CM">
    <w:p w14:paraId="42743CBB" w14:textId="0437797C" w:rsidR="00383DCF" w:rsidRDefault="00383DCF">
      <w:pPr>
        <w:pStyle w:val="CommentText"/>
      </w:pPr>
      <w:r>
        <w:rPr>
          <w:rStyle w:val="CommentReference"/>
        </w:rPr>
        <w:annotationRef/>
      </w:r>
      <w:r>
        <w:t>There were also only 4 or 5 experts that participated in the process.</w:t>
      </w:r>
    </w:p>
  </w:comment>
  <w:comment w:id="72" w:author="Conor McGowan" w:date="2020-01-09T13:55:00Z" w:initials="CM">
    <w:p w14:paraId="1E2F733D" w14:textId="4A435532" w:rsidR="00A44291" w:rsidRDefault="00A44291">
      <w:pPr>
        <w:pStyle w:val="CommentText"/>
      </w:pPr>
      <w:r>
        <w:rPr>
          <w:rStyle w:val="CommentReference"/>
        </w:rPr>
        <w:annotationRef/>
      </w:r>
      <w:r>
        <w:t>Is it worth noting that the parametric uncertainty structure on top of the environmental stochasticity gives our model more variability and allows for the probability that the elicited parameters are wrong.</w:t>
      </w:r>
    </w:p>
  </w:comment>
  <w:comment w:id="81" w:author="Conor McGowan" w:date="2020-01-09T14:06:00Z" w:initials="CM">
    <w:p w14:paraId="5782EEB3" w14:textId="6F0B3BCF" w:rsidR="00927C2F" w:rsidRDefault="00927C2F">
      <w:pPr>
        <w:pStyle w:val="CommentText"/>
      </w:pPr>
      <w:r>
        <w:rPr>
          <w:rStyle w:val="CommentReference"/>
        </w:rPr>
        <w:annotationRef/>
      </w:r>
      <w:r>
        <w:t>Did the simulations show or did we test the effect of the ceiling on extinction probability? You are making a research recommendation here but with out referring to the Sensitivity analyses</w:t>
      </w:r>
    </w:p>
  </w:comment>
  <w:comment w:id="97" w:author="Conor McGowan" w:date="2020-01-09T14:17:00Z" w:initials="CM">
    <w:p w14:paraId="2F6E30CE" w14:textId="72B4C526" w:rsidR="00D81544" w:rsidRDefault="00D81544">
      <w:pPr>
        <w:pStyle w:val="CommentText"/>
      </w:pPr>
      <w:r>
        <w:rPr>
          <w:rStyle w:val="CommentReference"/>
        </w:rPr>
        <w:annotationRef/>
      </w:r>
      <w:r>
        <w:t>Add McGowan Runge and Larson 2011</w:t>
      </w:r>
    </w:p>
  </w:comment>
  <w:comment w:id="98" w:author="ENE MU" w:date="2019-11-01T14:47:00Z" w:initials="EM">
    <w:p w14:paraId="7108532C" w14:textId="5EF5F1CB" w:rsidR="000D4659" w:rsidRDefault="000D4659">
      <w:pPr>
        <w:pStyle w:val="CommentText"/>
      </w:pPr>
      <w:r>
        <w:rPr>
          <w:rStyle w:val="CommentReference"/>
        </w:rPr>
        <w:annotationRef/>
      </w:r>
      <w:r>
        <w:t>Figure numbers should be adjusted.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F9B64F1" w15:done="0"/>
  <w15:commentEx w15:paraId="4276B3AC" w15:done="0"/>
  <w15:commentEx w15:paraId="1EFDC9E3" w15:done="0"/>
  <w15:commentEx w15:paraId="2342F575" w15:done="0"/>
  <w15:commentEx w15:paraId="6C983A1F" w15:done="0"/>
  <w15:commentEx w15:paraId="44E05C76" w15:done="0"/>
  <w15:commentEx w15:paraId="25457D03" w15:done="0"/>
  <w15:commentEx w15:paraId="4576FE89" w15:done="0"/>
  <w15:commentEx w15:paraId="3F77B2A7" w15:done="0"/>
  <w15:commentEx w15:paraId="15BB6774" w15:done="0"/>
  <w15:commentEx w15:paraId="784B50A1" w15:done="0"/>
  <w15:commentEx w15:paraId="72984682" w15:done="0"/>
  <w15:commentEx w15:paraId="20829F62" w15:done="0"/>
  <w15:commentEx w15:paraId="6901AA80" w15:done="0"/>
  <w15:commentEx w15:paraId="4B23B27A" w15:done="0"/>
  <w15:commentEx w15:paraId="3B4030E1" w15:done="0"/>
  <w15:commentEx w15:paraId="42743CBB" w15:done="0"/>
  <w15:commentEx w15:paraId="1E2F733D" w15:done="0"/>
  <w15:commentEx w15:paraId="5782EEB3" w15:done="0"/>
  <w15:commentEx w15:paraId="2F6E30CE" w15:done="0"/>
  <w15:commentEx w15:paraId="7108532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9B64F1" w16cid:durableId="2120CF99"/>
  <w16cid:commentId w16cid:paraId="4276B3AC" w16cid:durableId="2166C6ED"/>
  <w16cid:commentId w16cid:paraId="1EFDC9E3" w16cid:durableId="21235813"/>
  <w16cid:commentId w16cid:paraId="2342F575" w16cid:durableId="2120CF90"/>
  <w16cid:commentId w16cid:paraId="6C983A1F" w16cid:durableId="21A77B33"/>
  <w16cid:commentId w16cid:paraId="44E05C76" w16cid:durableId="21A777DB"/>
  <w16cid:commentId w16cid:paraId="25457D03" w16cid:durableId="21A77B13"/>
  <w16cid:commentId w16cid:paraId="3F77B2A7" w16cid:durableId="2166B79F"/>
  <w16cid:commentId w16cid:paraId="784B50A1" w16cid:durableId="2166A746"/>
  <w16cid:commentId w16cid:paraId="4B23B27A" w16cid:durableId="2166BB37"/>
  <w16cid:commentId w16cid:paraId="3B4030E1" w16cid:durableId="2166BB74"/>
  <w16cid:commentId w16cid:paraId="7108532C" w16cid:durableId="2166C41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55453D" w14:textId="77777777" w:rsidR="006C6E5E" w:rsidRDefault="006C6E5E" w:rsidP="001102B8">
      <w:pPr>
        <w:spacing w:after="0" w:line="240" w:lineRule="auto"/>
      </w:pPr>
      <w:r>
        <w:separator/>
      </w:r>
    </w:p>
  </w:endnote>
  <w:endnote w:type="continuationSeparator" w:id="0">
    <w:p w14:paraId="4A9E5FBE" w14:textId="77777777" w:rsidR="006C6E5E" w:rsidRDefault="006C6E5E" w:rsidP="00110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5626327"/>
      <w:docPartObj>
        <w:docPartGallery w:val="Page Numbers (Bottom of Page)"/>
        <w:docPartUnique/>
      </w:docPartObj>
    </w:sdtPr>
    <w:sdtEndPr>
      <w:rPr>
        <w:noProof/>
      </w:rPr>
    </w:sdtEndPr>
    <w:sdtContent>
      <w:p w14:paraId="57315139" w14:textId="2FBBC627" w:rsidR="000D4659" w:rsidRDefault="000D4659">
        <w:pPr>
          <w:pStyle w:val="Footer"/>
          <w:jc w:val="center"/>
        </w:pPr>
        <w:r>
          <w:fldChar w:fldCharType="begin"/>
        </w:r>
        <w:r>
          <w:instrText xml:space="preserve"> PAGE   \* MERGEFORMAT </w:instrText>
        </w:r>
        <w:r>
          <w:fldChar w:fldCharType="separate"/>
        </w:r>
        <w:r w:rsidR="00D81544">
          <w:rPr>
            <w:noProof/>
          </w:rPr>
          <w:t>1</w:t>
        </w:r>
        <w:r>
          <w:rPr>
            <w:noProof/>
          </w:rPr>
          <w:fldChar w:fldCharType="end"/>
        </w:r>
      </w:p>
    </w:sdtContent>
  </w:sdt>
  <w:p w14:paraId="5C721D43" w14:textId="77777777" w:rsidR="000D4659" w:rsidRDefault="000D46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4C6063" w14:textId="77777777" w:rsidR="006C6E5E" w:rsidRDefault="006C6E5E" w:rsidP="001102B8">
      <w:pPr>
        <w:spacing w:after="0" w:line="240" w:lineRule="auto"/>
      </w:pPr>
      <w:r>
        <w:separator/>
      </w:r>
    </w:p>
  </w:footnote>
  <w:footnote w:type="continuationSeparator" w:id="0">
    <w:p w14:paraId="7AA11CC8" w14:textId="77777777" w:rsidR="006C6E5E" w:rsidRDefault="006C6E5E" w:rsidP="00110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A32EA"/>
    <w:multiLevelType w:val="hybridMultilevel"/>
    <w:tmpl w:val="C8B0B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EF4D68"/>
    <w:multiLevelType w:val="hybridMultilevel"/>
    <w:tmpl w:val="3228857E"/>
    <w:lvl w:ilvl="0" w:tplc="F8E410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E61301"/>
    <w:multiLevelType w:val="hybridMultilevel"/>
    <w:tmpl w:val="9FC60B0C"/>
    <w:lvl w:ilvl="0" w:tplc="F63CF0B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2731A6"/>
    <w:multiLevelType w:val="hybridMultilevel"/>
    <w:tmpl w:val="2522F4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nor McGowan">
    <w15:presenceInfo w15:providerId="AD" w15:userId="S-1-5-21-2286752186-3697686403-1823448917-429564"/>
  </w15:person>
  <w15:person w15:author="Anna Tucker">
    <w15:presenceInfo w15:providerId="Windows Live" w15:userId="d2bbfb34f9d3200a"/>
  </w15:person>
  <w15:person w15:author="ENE MU">
    <w15:presenceInfo w15:providerId="Windows Live" w15:userId="8e9641580bf962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0B2"/>
    <w:rsid w:val="000078F7"/>
    <w:rsid w:val="00015663"/>
    <w:rsid w:val="000210EC"/>
    <w:rsid w:val="00022A53"/>
    <w:rsid w:val="00034E9F"/>
    <w:rsid w:val="00042DFF"/>
    <w:rsid w:val="00073A88"/>
    <w:rsid w:val="00076575"/>
    <w:rsid w:val="00081D83"/>
    <w:rsid w:val="00082ED8"/>
    <w:rsid w:val="00091A8F"/>
    <w:rsid w:val="00095B13"/>
    <w:rsid w:val="00095C92"/>
    <w:rsid w:val="000A41B6"/>
    <w:rsid w:val="000B166C"/>
    <w:rsid w:val="000B1788"/>
    <w:rsid w:val="000B5CAA"/>
    <w:rsid w:val="000C28B0"/>
    <w:rsid w:val="000C5842"/>
    <w:rsid w:val="000D0A79"/>
    <w:rsid w:val="000D384B"/>
    <w:rsid w:val="000D4071"/>
    <w:rsid w:val="000D463C"/>
    <w:rsid w:val="000D4659"/>
    <w:rsid w:val="000E73D4"/>
    <w:rsid w:val="00101321"/>
    <w:rsid w:val="001043AC"/>
    <w:rsid w:val="001102B8"/>
    <w:rsid w:val="001108BB"/>
    <w:rsid w:val="00114C54"/>
    <w:rsid w:val="00121CE4"/>
    <w:rsid w:val="001226FA"/>
    <w:rsid w:val="00122890"/>
    <w:rsid w:val="00144BC9"/>
    <w:rsid w:val="001642BE"/>
    <w:rsid w:val="00167218"/>
    <w:rsid w:val="001832A5"/>
    <w:rsid w:val="00184A85"/>
    <w:rsid w:val="001A7715"/>
    <w:rsid w:val="001B63D3"/>
    <w:rsid w:val="001C1AC5"/>
    <w:rsid w:val="001C6A31"/>
    <w:rsid w:val="001E1311"/>
    <w:rsid w:val="001E7C6F"/>
    <w:rsid w:val="001F025F"/>
    <w:rsid w:val="001F0A61"/>
    <w:rsid w:val="001F4DCA"/>
    <w:rsid w:val="002134FC"/>
    <w:rsid w:val="00214D7F"/>
    <w:rsid w:val="00216008"/>
    <w:rsid w:val="00217027"/>
    <w:rsid w:val="0021777C"/>
    <w:rsid w:val="002327E6"/>
    <w:rsid w:val="00233A5F"/>
    <w:rsid w:val="00253BA2"/>
    <w:rsid w:val="00254EF6"/>
    <w:rsid w:val="00264D4C"/>
    <w:rsid w:val="0027512B"/>
    <w:rsid w:val="0028015D"/>
    <w:rsid w:val="002836A7"/>
    <w:rsid w:val="00286121"/>
    <w:rsid w:val="002933CB"/>
    <w:rsid w:val="00294AA5"/>
    <w:rsid w:val="00297767"/>
    <w:rsid w:val="002A06B5"/>
    <w:rsid w:val="002A6EAC"/>
    <w:rsid w:val="002B0335"/>
    <w:rsid w:val="002B6313"/>
    <w:rsid w:val="002C224E"/>
    <w:rsid w:val="002D13EC"/>
    <w:rsid w:val="002D7CA6"/>
    <w:rsid w:val="002E34DB"/>
    <w:rsid w:val="002F1498"/>
    <w:rsid w:val="002F2ADF"/>
    <w:rsid w:val="00316A2E"/>
    <w:rsid w:val="0031746E"/>
    <w:rsid w:val="00326522"/>
    <w:rsid w:val="003313A3"/>
    <w:rsid w:val="00334BF8"/>
    <w:rsid w:val="0034207A"/>
    <w:rsid w:val="003444C5"/>
    <w:rsid w:val="00354A69"/>
    <w:rsid w:val="00355140"/>
    <w:rsid w:val="003575E5"/>
    <w:rsid w:val="003649E4"/>
    <w:rsid w:val="003650AA"/>
    <w:rsid w:val="003653ED"/>
    <w:rsid w:val="00365F47"/>
    <w:rsid w:val="00383DCF"/>
    <w:rsid w:val="00384D34"/>
    <w:rsid w:val="0038639C"/>
    <w:rsid w:val="00392BD7"/>
    <w:rsid w:val="00394B9E"/>
    <w:rsid w:val="00397C61"/>
    <w:rsid w:val="003C28AD"/>
    <w:rsid w:val="003C45C7"/>
    <w:rsid w:val="003D6292"/>
    <w:rsid w:val="003F24B3"/>
    <w:rsid w:val="003F4E81"/>
    <w:rsid w:val="003F7FFA"/>
    <w:rsid w:val="0040207E"/>
    <w:rsid w:val="00404992"/>
    <w:rsid w:val="00404D9C"/>
    <w:rsid w:val="0040786F"/>
    <w:rsid w:val="00412319"/>
    <w:rsid w:val="00424CBD"/>
    <w:rsid w:val="004259C2"/>
    <w:rsid w:val="004342E5"/>
    <w:rsid w:val="00436159"/>
    <w:rsid w:val="00436DEF"/>
    <w:rsid w:val="00437784"/>
    <w:rsid w:val="00445AC8"/>
    <w:rsid w:val="0044675A"/>
    <w:rsid w:val="00450657"/>
    <w:rsid w:val="00454EEA"/>
    <w:rsid w:val="00461D1B"/>
    <w:rsid w:val="004636E5"/>
    <w:rsid w:val="004641A5"/>
    <w:rsid w:val="00473112"/>
    <w:rsid w:val="004749F0"/>
    <w:rsid w:val="004801F2"/>
    <w:rsid w:val="00481F12"/>
    <w:rsid w:val="0049085E"/>
    <w:rsid w:val="00495509"/>
    <w:rsid w:val="00495BDF"/>
    <w:rsid w:val="004B5936"/>
    <w:rsid w:val="004C42D6"/>
    <w:rsid w:val="004C5493"/>
    <w:rsid w:val="004D240F"/>
    <w:rsid w:val="004D3169"/>
    <w:rsid w:val="005056DD"/>
    <w:rsid w:val="0050757F"/>
    <w:rsid w:val="005108A1"/>
    <w:rsid w:val="00510D9F"/>
    <w:rsid w:val="00511623"/>
    <w:rsid w:val="005205A1"/>
    <w:rsid w:val="00521A79"/>
    <w:rsid w:val="005234B0"/>
    <w:rsid w:val="0052605F"/>
    <w:rsid w:val="00526C80"/>
    <w:rsid w:val="00527C28"/>
    <w:rsid w:val="00537FE8"/>
    <w:rsid w:val="005764E8"/>
    <w:rsid w:val="005844B8"/>
    <w:rsid w:val="005869C9"/>
    <w:rsid w:val="005963C3"/>
    <w:rsid w:val="005A1F42"/>
    <w:rsid w:val="005A5955"/>
    <w:rsid w:val="005A64D5"/>
    <w:rsid w:val="005A729A"/>
    <w:rsid w:val="005B705E"/>
    <w:rsid w:val="005C00B2"/>
    <w:rsid w:val="005C30B8"/>
    <w:rsid w:val="005C6569"/>
    <w:rsid w:val="005E1952"/>
    <w:rsid w:val="005F08A1"/>
    <w:rsid w:val="005F5714"/>
    <w:rsid w:val="005F7871"/>
    <w:rsid w:val="006024C8"/>
    <w:rsid w:val="00603A70"/>
    <w:rsid w:val="00605D4F"/>
    <w:rsid w:val="006508E6"/>
    <w:rsid w:val="00652A44"/>
    <w:rsid w:val="00667EB9"/>
    <w:rsid w:val="006711CC"/>
    <w:rsid w:val="00671B5F"/>
    <w:rsid w:val="006758D5"/>
    <w:rsid w:val="0067684E"/>
    <w:rsid w:val="006957A0"/>
    <w:rsid w:val="00697785"/>
    <w:rsid w:val="006979C5"/>
    <w:rsid w:val="006A57AC"/>
    <w:rsid w:val="006A7B80"/>
    <w:rsid w:val="006C4B83"/>
    <w:rsid w:val="006C6308"/>
    <w:rsid w:val="006C6E5E"/>
    <w:rsid w:val="006D166F"/>
    <w:rsid w:val="006D239F"/>
    <w:rsid w:val="006D2DBD"/>
    <w:rsid w:val="006D5A9F"/>
    <w:rsid w:val="006D6A6C"/>
    <w:rsid w:val="006D6F4F"/>
    <w:rsid w:val="006D7852"/>
    <w:rsid w:val="006E70D2"/>
    <w:rsid w:val="006F12B1"/>
    <w:rsid w:val="006F7012"/>
    <w:rsid w:val="00703370"/>
    <w:rsid w:val="007126E0"/>
    <w:rsid w:val="007543A0"/>
    <w:rsid w:val="007615D7"/>
    <w:rsid w:val="00761CC8"/>
    <w:rsid w:val="0077066C"/>
    <w:rsid w:val="00770BE3"/>
    <w:rsid w:val="00774E9A"/>
    <w:rsid w:val="00780C40"/>
    <w:rsid w:val="007949C4"/>
    <w:rsid w:val="00794EF1"/>
    <w:rsid w:val="007A1583"/>
    <w:rsid w:val="007A184A"/>
    <w:rsid w:val="007A19D4"/>
    <w:rsid w:val="007B3963"/>
    <w:rsid w:val="007B4DC8"/>
    <w:rsid w:val="007C79B9"/>
    <w:rsid w:val="007D7153"/>
    <w:rsid w:val="007E40EA"/>
    <w:rsid w:val="00801552"/>
    <w:rsid w:val="00802B52"/>
    <w:rsid w:val="008142EB"/>
    <w:rsid w:val="0082073D"/>
    <w:rsid w:val="00837719"/>
    <w:rsid w:val="00874800"/>
    <w:rsid w:val="00874F8B"/>
    <w:rsid w:val="008927BB"/>
    <w:rsid w:val="008A0E1B"/>
    <w:rsid w:val="008A1129"/>
    <w:rsid w:val="008A6C4E"/>
    <w:rsid w:val="008A72F9"/>
    <w:rsid w:val="008B4CC4"/>
    <w:rsid w:val="008C135A"/>
    <w:rsid w:val="008D11DC"/>
    <w:rsid w:val="008D71D5"/>
    <w:rsid w:val="008E39C1"/>
    <w:rsid w:val="008E54F7"/>
    <w:rsid w:val="008E57F9"/>
    <w:rsid w:val="008F370D"/>
    <w:rsid w:val="009002A2"/>
    <w:rsid w:val="00900997"/>
    <w:rsid w:val="009013A4"/>
    <w:rsid w:val="00903C5C"/>
    <w:rsid w:val="00914B28"/>
    <w:rsid w:val="00923AC6"/>
    <w:rsid w:val="009251A6"/>
    <w:rsid w:val="00926795"/>
    <w:rsid w:val="00927C2F"/>
    <w:rsid w:val="00931887"/>
    <w:rsid w:val="00937D55"/>
    <w:rsid w:val="00943C72"/>
    <w:rsid w:val="00945FF2"/>
    <w:rsid w:val="009627CF"/>
    <w:rsid w:val="00972F5D"/>
    <w:rsid w:val="009803A2"/>
    <w:rsid w:val="00983542"/>
    <w:rsid w:val="00984554"/>
    <w:rsid w:val="009851D6"/>
    <w:rsid w:val="00987D1B"/>
    <w:rsid w:val="009A3897"/>
    <w:rsid w:val="009A6B23"/>
    <w:rsid w:val="009A7442"/>
    <w:rsid w:val="009C4879"/>
    <w:rsid w:val="009D7718"/>
    <w:rsid w:val="009E095A"/>
    <w:rsid w:val="009E2208"/>
    <w:rsid w:val="009E795B"/>
    <w:rsid w:val="009F54BD"/>
    <w:rsid w:val="00A0511C"/>
    <w:rsid w:val="00A10910"/>
    <w:rsid w:val="00A11F64"/>
    <w:rsid w:val="00A154BC"/>
    <w:rsid w:val="00A22471"/>
    <w:rsid w:val="00A24863"/>
    <w:rsid w:val="00A30061"/>
    <w:rsid w:val="00A44291"/>
    <w:rsid w:val="00A44A76"/>
    <w:rsid w:val="00A45198"/>
    <w:rsid w:val="00A461AC"/>
    <w:rsid w:val="00A500FE"/>
    <w:rsid w:val="00A51C99"/>
    <w:rsid w:val="00A54224"/>
    <w:rsid w:val="00A714ED"/>
    <w:rsid w:val="00A83D89"/>
    <w:rsid w:val="00A94E62"/>
    <w:rsid w:val="00AA518B"/>
    <w:rsid w:val="00AB31CA"/>
    <w:rsid w:val="00AB5DC1"/>
    <w:rsid w:val="00AB6CC9"/>
    <w:rsid w:val="00AC11C7"/>
    <w:rsid w:val="00AC17E0"/>
    <w:rsid w:val="00B004EC"/>
    <w:rsid w:val="00B102C1"/>
    <w:rsid w:val="00B10BA4"/>
    <w:rsid w:val="00B12730"/>
    <w:rsid w:val="00B2108E"/>
    <w:rsid w:val="00B221C8"/>
    <w:rsid w:val="00B4293C"/>
    <w:rsid w:val="00B43F11"/>
    <w:rsid w:val="00B46480"/>
    <w:rsid w:val="00B62839"/>
    <w:rsid w:val="00B633BC"/>
    <w:rsid w:val="00B64DDF"/>
    <w:rsid w:val="00B650C2"/>
    <w:rsid w:val="00B86D92"/>
    <w:rsid w:val="00B93EBF"/>
    <w:rsid w:val="00B956C3"/>
    <w:rsid w:val="00BA10A9"/>
    <w:rsid w:val="00BC0D6E"/>
    <w:rsid w:val="00BC1616"/>
    <w:rsid w:val="00BC4DB1"/>
    <w:rsid w:val="00BC7712"/>
    <w:rsid w:val="00BC793C"/>
    <w:rsid w:val="00BD157F"/>
    <w:rsid w:val="00BD62A3"/>
    <w:rsid w:val="00BF1E29"/>
    <w:rsid w:val="00C053E5"/>
    <w:rsid w:val="00C0601F"/>
    <w:rsid w:val="00C161C1"/>
    <w:rsid w:val="00C20044"/>
    <w:rsid w:val="00C353EB"/>
    <w:rsid w:val="00C37F60"/>
    <w:rsid w:val="00C450A2"/>
    <w:rsid w:val="00C479C6"/>
    <w:rsid w:val="00C6385A"/>
    <w:rsid w:val="00C63C32"/>
    <w:rsid w:val="00C806A3"/>
    <w:rsid w:val="00C860A0"/>
    <w:rsid w:val="00C874BE"/>
    <w:rsid w:val="00C93FA0"/>
    <w:rsid w:val="00CA7B2C"/>
    <w:rsid w:val="00CB2972"/>
    <w:rsid w:val="00CC6F5D"/>
    <w:rsid w:val="00CD2789"/>
    <w:rsid w:val="00CE0246"/>
    <w:rsid w:val="00CE41BF"/>
    <w:rsid w:val="00D033D6"/>
    <w:rsid w:val="00D039AA"/>
    <w:rsid w:val="00D06828"/>
    <w:rsid w:val="00D13906"/>
    <w:rsid w:val="00D36EDF"/>
    <w:rsid w:val="00D52E2F"/>
    <w:rsid w:val="00D619A4"/>
    <w:rsid w:val="00D81519"/>
    <w:rsid w:val="00D81544"/>
    <w:rsid w:val="00D924CB"/>
    <w:rsid w:val="00D9320B"/>
    <w:rsid w:val="00D97AC3"/>
    <w:rsid w:val="00D97E17"/>
    <w:rsid w:val="00DA171B"/>
    <w:rsid w:val="00DA7FD9"/>
    <w:rsid w:val="00DB1797"/>
    <w:rsid w:val="00DB357E"/>
    <w:rsid w:val="00DB3FAC"/>
    <w:rsid w:val="00DB428A"/>
    <w:rsid w:val="00DB5B02"/>
    <w:rsid w:val="00DC3F89"/>
    <w:rsid w:val="00DC4411"/>
    <w:rsid w:val="00DD6D97"/>
    <w:rsid w:val="00DF60A5"/>
    <w:rsid w:val="00E12521"/>
    <w:rsid w:val="00E16764"/>
    <w:rsid w:val="00E20A75"/>
    <w:rsid w:val="00E27F39"/>
    <w:rsid w:val="00E42C7A"/>
    <w:rsid w:val="00E47218"/>
    <w:rsid w:val="00E501BF"/>
    <w:rsid w:val="00E56E3C"/>
    <w:rsid w:val="00E570C0"/>
    <w:rsid w:val="00E63637"/>
    <w:rsid w:val="00E65515"/>
    <w:rsid w:val="00E6605B"/>
    <w:rsid w:val="00E8385D"/>
    <w:rsid w:val="00E96341"/>
    <w:rsid w:val="00EC225F"/>
    <w:rsid w:val="00EC2593"/>
    <w:rsid w:val="00EC6916"/>
    <w:rsid w:val="00ED045C"/>
    <w:rsid w:val="00ED33FB"/>
    <w:rsid w:val="00ED5D47"/>
    <w:rsid w:val="00EF0DF6"/>
    <w:rsid w:val="00EF4526"/>
    <w:rsid w:val="00EF70A5"/>
    <w:rsid w:val="00F05B7B"/>
    <w:rsid w:val="00F05F8C"/>
    <w:rsid w:val="00F12394"/>
    <w:rsid w:val="00F13379"/>
    <w:rsid w:val="00F21B1E"/>
    <w:rsid w:val="00F2318C"/>
    <w:rsid w:val="00F275B9"/>
    <w:rsid w:val="00F42CD8"/>
    <w:rsid w:val="00F56E66"/>
    <w:rsid w:val="00F57C2F"/>
    <w:rsid w:val="00F763EF"/>
    <w:rsid w:val="00F83F9C"/>
    <w:rsid w:val="00F93FDE"/>
    <w:rsid w:val="00FB0B96"/>
    <w:rsid w:val="00FD53E9"/>
    <w:rsid w:val="00FF09FA"/>
    <w:rsid w:val="00FF4148"/>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B0D12"/>
  <w15:chartTrackingRefBased/>
  <w15:docId w15:val="{AF039E77-A4FE-46EE-8306-553B795F5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00B2"/>
    <w:rPr>
      <w:sz w:val="16"/>
      <w:szCs w:val="16"/>
    </w:rPr>
  </w:style>
  <w:style w:type="paragraph" w:styleId="CommentText">
    <w:name w:val="annotation text"/>
    <w:basedOn w:val="Normal"/>
    <w:link w:val="CommentTextChar"/>
    <w:uiPriority w:val="99"/>
    <w:semiHidden/>
    <w:unhideWhenUsed/>
    <w:rsid w:val="005C00B2"/>
    <w:pPr>
      <w:spacing w:line="240" w:lineRule="auto"/>
    </w:pPr>
    <w:rPr>
      <w:sz w:val="20"/>
      <w:szCs w:val="20"/>
    </w:rPr>
  </w:style>
  <w:style w:type="character" w:customStyle="1" w:styleId="CommentTextChar">
    <w:name w:val="Comment Text Char"/>
    <w:basedOn w:val="DefaultParagraphFont"/>
    <w:link w:val="CommentText"/>
    <w:uiPriority w:val="99"/>
    <w:semiHidden/>
    <w:rsid w:val="005C00B2"/>
    <w:rPr>
      <w:sz w:val="20"/>
      <w:szCs w:val="20"/>
    </w:rPr>
  </w:style>
  <w:style w:type="paragraph" w:styleId="CommentSubject">
    <w:name w:val="annotation subject"/>
    <w:basedOn w:val="CommentText"/>
    <w:next w:val="CommentText"/>
    <w:link w:val="CommentSubjectChar"/>
    <w:uiPriority w:val="99"/>
    <w:semiHidden/>
    <w:unhideWhenUsed/>
    <w:rsid w:val="005C00B2"/>
    <w:rPr>
      <w:b/>
      <w:bCs/>
    </w:rPr>
  </w:style>
  <w:style w:type="character" w:customStyle="1" w:styleId="CommentSubjectChar">
    <w:name w:val="Comment Subject Char"/>
    <w:basedOn w:val="CommentTextChar"/>
    <w:link w:val="CommentSubject"/>
    <w:uiPriority w:val="99"/>
    <w:semiHidden/>
    <w:rsid w:val="005C00B2"/>
    <w:rPr>
      <w:b/>
      <w:bCs/>
      <w:sz w:val="20"/>
      <w:szCs w:val="20"/>
    </w:rPr>
  </w:style>
  <w:style w:type="paragraph" w:styleId="BalloonText">
    <w:name w:val="Balloon Text"/>
    <w:basedOn w:val="Normal"/>
    <w:link w:val="BalloonTextChar"/>
    <w:uiPriority w:val="99"/>
    <w:semiHidden/>
    <w:unhideWhenUsed/>
    <w:rsid w:val="005C00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0B2"/>
    <w:rPr>
      <w:rFonts w:ascii="Segoe UI" w:hAnsi="Segoe UI" w:cs="Segoe UI"/>
      <w:sz w:val="18"/>
      <w:szCs w:val="18"/>
    </w:rPr>
  </w:style>
  <w:style w:type="character" w:styleId="PlaceholderText">
    <w:name w:val="Placeholder Text"/>
    <w:basedOn w:val="DefaultParagraphFont"/>
    <w:uiPriority w:val="99"/>
    <w:semiHidden/>
    <w:rsid w:val="006D166F"/>
    <w:rPr>
      <w:color w:val="808080"/>
    </w:rPr>
  </w:style>
  <w:style w:type="table" w:styleId="TableGrid">
    <w:name w:val="Table Grid"/>
    <w:basedOn w:val="TableNormal"/>
    <w:uiPriority w:val="39"/>
    <w:rsid w:val="00DB3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0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02B8"/>
  </w:style>
  <w:style w:type="paragraph" w:styleId="Footer">
    <w:name w:val="footer"/>
    <w:basedOn w:val="Normal"/>
    <w:link w:val="FooterChar"/>
    <w:uiPriority w:val="99"/>
    <w:unhideWhenUsed/>
    <w:rsid w:val="00110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2B8"/>
  </w:style>
  <w:style w:type="paragraph" w:styleId="ListParagraph">
    <w:name w:val="List Paragraph"/>
    <w:basedOn w:val="Normal"/>
    <w:uiPriority w:val="34"/>
    <w:qFormat/>
    <w:rsid w:val="00DB5B02"/>
    <w:pPr>
      <w:ind w:left="720"/>
      <w:contextualSpacing/>
    </w:pPr>
  </w:style>
  <w:style w:type="character" w:styleId="LineNumber">
    <w:name w:val="line number"/>
    <w:basedOn w:val="DefaultParagraphFont"/>
    <w:uiPriority w:val="99"/>
    <w:semiHidden/>
    <w:unhideWhenUsed/>
    <w:rsid w:val="00B650C2"/>
  </w:style>
  <w:style w:type="paragraph" w:styleId="NormalWeb">
    <w:name w:val="Normal (Web)"/>
    <w:basedOn w:val="Normal"/>
    <w:uiPriority w:val="99"/>
    <w:semiHidden/>
    <w:unhideWhenUsed/>
    <w:rsid w:val="00D13906"/>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2">
    <w:name w:val="Table Grid2"/>
    <w:basedOn w:val="TableNormal"/>
    <w:next w:val="TableGrid"/>
    <w:uiPriority w:val="39"/>
    <w:rsid w:val="002F2AD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ld">
    <w:name w:val="bold"/>
    <w:basedOn w:val="DefaultParagraphFont"/>
    <w:rsid w:val="00ED045C"/>
  </w:style>
  <w:style w:type="character" w:customStyle="1" w:styleId="topiccitationitalics">
    <w:name w:val="topiccitationitalics"/>
    <w:basedOn w:val="DefaultParagraphFont"/>
    <w:rsid w:val="00ED04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252443">
      <w:bodyDiv w:val="1"/>
      <w:marLeft w:val="0"/>
      <w:marRight w:val="0"/>
      <w:marTop w:val="0"/>
      <w:marBottom w:val="0"/>
      <w:divBdr>
        <w:top w:val="none" w:sz="0" w:space="0" w:color="auto"/>
        <w:left w:val="none" w:sz="0" w:space="0" w:color="auto"/>
        <w:bottom w:val="none" w:sz="0" w:space="0" w:color="auto"/>
        <w:right w:val="none" w:sz="0" w:space="0" w:color="auto"/>
      </w:divBdr>
    </w:div>
    <w:div w:id="1113746819">
      <w:bodyDiv w:val="1"/>
      <w:marLeft w:val="0"/>
      <w:marRight w:val="0"/>
      <w:marTop w:val="0"/>
      <w:marBottom w:val="0"/>
      <w:divBdr>
        <w:top w:val="none" w:sz="0" w:space="0" w:color="auto"/>
        <w:left w:val="none" w:sz="0" w:space="0" w:color="auto"/>
        <w:bottom w:val="none" w:sz="0" w:space="0" w:color="auto"/>
        <w:right w:val="none" w:sz="0" w:space="0" w:color="auto"/>
      </w:divBdr>
    </w:div>
    <w:div w:id="174248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tif"/><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4FD945-41D6-4309-80B5-390E88530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34621</Words>
  <Characters>197342</Characters>
  <Application>Microsoft Office Word</Application>
  <DocSecurity>0</DocSecurity>
  <Lines>1644</Lines>
  <Paragraphs>462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Tucker</dc:creator>
  <cp:keywords/>
  <dc:description/>
  <cp:lastModifiedBy>Conor McGowan</cp:lastModifiedBy>
  <cp:revision>2</cp:revision>
  <cp:lastPrinted>2019-11-01T15:56:00Z</cp:lastPrinted>
  <dcterms:created xsi:type="dcterms:W3CDTF">2020-01-09T20:20:00Z</dcterms:created>
  <dcterms:modified xsi:type="dcterms:W3CDTF">2020-01-09T20:20:00Z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vt:lpwstr>
  </property>
  <property fmtid="{D5CDD505-2E9C-101B-9397-08002B2CF9AE}" pid="13" name="Mendeley Recent Style Name 5_1">
    <vt:lpwstr>Ecology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050add41-294e-3a6b-a35f-ac30a22f1f50</vt:lpwstr>
  </property>
  <property fmtid="{D5CDD505-2E9C-101B-9397-08002B2CF9AE}" pid="24" name="Mendeley Citation Style_1">
    <vt:lpwstr>http://www.zotero.org/styles/ecology</vt:lpwstr>
  </property>
</Properties>
</file>