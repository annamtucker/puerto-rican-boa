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6609597D" w:rsidR="0027512B" w:rsidRPr="006957A0" w:rsidRDefault="00DB5B02" w:rsidP="0027512B">
      <w:pPr>
        <w:spacing w:after="0" w:line="240" w:lineRule="auto"/>
        <w:rPr>
          <w:b/>
        </w:rPr>
      </w:pPr>
      <w:r>
        <w:rPr>
          <w:b/>
        </w:rPr>
        <w:t>Develop</w:t>
      </w:r>
      <w:r w:rsidR="006957A0">
        <w:rPr>
          <w:b/>
        </w:rPr>
        <w:t>ment of</w:t>
      </w:r>
      <w:r>
        <w:rPr>
          <w:b/>
        </w:rPr>
        <w:t xml:space="preserve"> a demographic projection model </w:t>
      </w:r>
      <w:r w:rsidR="006957A0">
        <w:rPr>
          <w:b/>
        </w:rPr>
        <w:t xml:space="preserve">for an endangered snake </w:t>
      </w:r>
      <w:r>
        <w:rPr>
          <w:b/>
        </w:rPr>
        <w:t xml:space="preserve">with limited </w:t>
      </w:r>
      <w:r w:rsidR="006957A0">
        <w:rPr>
          <w:b/>
        </w:rPr>
        <w:t xml:space="preserve">monitoring </w:t>
      </w:r>
      <w:commentRangeStart w:id="0"/>
      <w:commentRangeStart w:id="1"/>
      <w:r>
        <w:rPr>
          <w:b/>
        </w:rPr>
        <w:t>data</w:t>
      </w:r>
      <w:commentRangeEnd w:id="0"/>
      <w:r w:rsidR="00E8385D">
        <w:rPr>
          <w:rStyle w:val="CommentReference"/>
        </w:rPr>
        <w:commentReference w:id="0"/>
      </w:r>
      <w:commentRangeEnd w:id="1"/>
      <w:r w:rsidR="00CA7B2C">
        <w:rPr>
          <w:rStyle w:val="CommentReference"/>
        </w:rPr>
        <w:commentReference w:id="1"/>
      </w:r>
    </w:p>
    <w:p w14:paraId="390C1AB1" w14:textId="400E1D1B" w:rsidR="00DB5B02" w:rsidRPr="00DB5B02" w:rsidRDefault="00DB5B02" w:rsidP="006D6A6C">
      <w:pPr>
        <w:spacing w:after="0" w:line="480" w:lineRule="auto"/>
        <w:rPr>
          <w:bCs/>
        </w:rPr>
      </w:pPr>
      <w:r>
        <w:rPr>
          <w:bCs/>
        </w:rPr>
        <w:t xml:space="preserve">Anna M. Tucker, Conor P. McGowan, Nicole F. Angeli, Jan P. Zegarra… </w:t>
      </w:r>
      <w:commentRangeStart w:id="3"/>
      <w:r>
        <w:rPr>
          <w:bCs/>
        </w:rPr>
        <w:t>others</w:t>
      </w:r>
      <w:commentRangeEnd w:id="3"/>
      <w:r w:rsidR="007E40EA">
        <w:rPr>
          <w:rStyle w:val="CommentReference"/>
        </w:rPr>
        <w:commentReference w:id="3"/>
      </w:r>
      <w:r>
        <w:rPr>
          <w:bCs/>
        </w:rPr>
        <w:t>?</w:t>
      </w:r>
    </w:p>
    <w:p w14:paraId="6837009A" w14:textId="0F3029F3" w:rsidR="00DB5B02" w:rsidRDefault="00DB5B02" w:rsidP="006D6A6C">
      <w:pPr>
        <w:spacing w:after="0" w:line="480" w:lineRule="auto"/>
        <w:rPr>
          <w:b/>
        </w:rPr>
      </w:pPr>
    </w:p>
    <w:p w14:paraId="45C60F57" w14:textId="7AB2D2C3" w:rsidR="00C0601F" w:rsidRPr="00C0601F" w:rsidRDefault="00C0601F" w:rsidP="006D6A6C">
      <w:pPr>
        <w:spacing w:after="0" w:line="480" w:lineRule="auto"/>
        <w:rPr>
          <w:bCs/>
        </w:rPr>
      </w:pPr>
      <w:r>
        <w:rPr>
          <w:b/>
        </w:rPr>
        <w:t>Target</w:t>
      </w:r>
      <w:r w:rsidR="00E8385D">
        <w:rPr>
          <w:b/>
        </w:rPr>
        <w:t xml:space="preserve"> </w:t>
      </w:r>
      <w:commentRangeStart w:id="4"/>
      <w:commentRangeStart w:id="5"/>
      <w:r w:rsidR="00E8385D">
        <w:rPr>
          <w:b/>
        </w:rPr>
        <w:t>Journal</w:t>
      </w:r>
      <w:commentRangeEnd w:id="5"/>
      <w:r w:rsidR="008C135A">
        <w:rPr>
          <w:rStyle w:val="CommentReference"/>
        </w:rPr>
        <w:commentReference w:id="5"/>
      </w:r>
      <w:r w:rsidR="00E8385D">
        <w:rPr>
          <w:b/>
        </w:rPr>
        <w:t>s</w:t>
      </w:r>
      <w:commentRangeEnd w:id="4"/>
      <w:r w:rsidR="00E8385D">
        <w:rPr>
          <w:rStyle w:val="CommentReference"/>
        </w:rPr>
        <w:commentReference w:id="4"/>
      </w:r>
      <w:r>
        <w:rPr>
          <w:b/>
        </w:rPr>
        <w:t>:</w:t>
      </w:r>
    </w:p>
    <w:p w14:paraId="2F693DA7" w14:textId="0623D229" w:rsidR="00ED33FB" w:rsidRPr="00ED33FB" w:rsidRDefault="00ED33FB" w:rsidP="006D6A6C">
      <w:pPr>
        <w:spacing w:after="0" w:line="480" w:lineRule="auto"/>
        <w:rPr>
          <w:bCs/>
        </w:rPr>
      </w:pPr>
      <w:r>
        <w:rPr>
          <w:bCs/>
        </w:rPr>
        <w:t>Global Ecology and Conservation</w:t>
      </w:r>
    </w:p>
    <w:p w14:paraId="64D7C1D5" w14:textId="3663AF89" w:rsidR="00ED33FB" w:rsidRPr="00ED33FB" w:rsidRDefault="00ED33FB" w:rsidP="006D6A6C">
      <w:pPr>
        <w:spacing w:after="0" w:line="480" w:lineRule="auto"/>
        <w:rPr>
          <w:bCs/>
        </w:rPr>
      </w:pPr>
      <w:r>
        <w:rPr>
          <w:bCs/>
        </w:rPr>
        <w:t>Herpetological Conservation and Biology</w:t>
      </w:r>
    </w:p>
    <w:p w14:paraId="7741A2C1" w14:textId="77777777" w:rsidR="00ED33FB" w:rsidRDefault="00ED33FB" w:rsidP="006D6A6C">
      <w:pPr>
        <w:spacing w:after="0" w:line="480" w:lineRule="auto"/>
        <w:rPr>
          <w:b/>
        </w:rPr>
      </w:pPr>
    </w:p>
    <w:p w14:paraId="7299D457" w14:textId="18E6C597" w:rsidR="00F05B7B" w:rsidRPr="00F05B7B" w:rsidRDefault="00F05B7B" w:rsidP="006D6A6C">
      <w:pPr>
        <w:spacing w:after="0" w:line="480" w:lineRule="auto"/>
        <w:rPr>
          <w:i/>
          <w:iCs/>
        </w:rPr>
      </w:pPr>
      <w:r w:rsidRPr="00F05B7B">
        <w:rPr>
          <w:i/>
          <w:iCs/>
        </w:rPr>
        <w:t>This draft manuscript is distributed solely for purposes of scientific peer review. Its content is deliberative and pre-decisional, so it must not be disclosed or released. This manuscript does not represent any official USGS finding or policy.</w:t>
      </w:r>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commentRangeStart w:id="6"/>
      <w:r w:rsidRPr="00450657">
        <w:rPr>
          <w:b/>
          <w:bCs/>
        </w:rPr>
        <w:t>ABSTRACT</w:t>
      </w:r>
      <w:commentRangeEnd w:id="6"/>
      <w:r w:rsidR="00CA7B2C">
        <w:rPr>
          <w:rStyle w:val="CommentReference"/>
        </w:rPr>
        <w:commentReference w:id="6"/>
      </w:r>
    </w:p>
    <w:p w14:paraId="28D2B131" w14:textId="77777777" w:rsidR="006D6A6C" w:rsidRDefault="006D6A6C"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6E936516" w:rsidR="00F275B9" w:rsidRDefault="00A714ED" w:rsidP="00F275B9">
      <w:pPr>
        <w:spacing w:after="0" w:line="480" w:lineRule="auto"/>
        <w:rPr>
          <w:bCs/>
        </w:rPr>
      </w:pPr>
      <w:r>
        <w:rPr>
          <w:bCs/>
        </w:rPr>
        <w:tab/>
        <w:t>For many rare and threatened species, little monitoring data exists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 xml:space="preserve">. </w:t>
      </w:r>
      <w:r w:rsidR="00E8385D">
        <w:rPr>
          <w:bCs/>
        </w:rPr>
        <w:t>In such situations, decision makers often rely on qualitative assessments of species risk which may be subjective and lack explicit acknowledge of uncertainty</w:t>
      </w:r>
      <w:r w:rsidR="00DA7FD9">
        <w:rPr>
          <w:bCs/>
        </w:rPr>
        <w:t xml:space="preserve"> </w:t>
      </w:r>
      <w:r w:rsidR="00DA7FD9">
        <w:rPr>
          <w:bCs/>
        </w:rPr>
        <w:fldChar w:fldCharType="begin" w:fldLock="1"/>
      </w:r>
      <w:r w:rsidR="00DA7FD9">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methods are useful in many circumstances</w:t>
      </w:r>
      <w:r>
        <w:rPr>
          <w:bCs/>
        </w:rPr>
        <w:t>, there may be many cases where even some knowledge of the species life history and ecology can be used to develop demographic projection models that result in quantitative assessments of resiliency and extinction risk</w:t>
      </w:r>
      <w:r w:rsidR="00B62839">
        <w:rPr>
          <w:bCs/>
        </w:rPr>
        <w:t xml:space="preserve"> and associated uncertainties</w:t>
      </w:r>
      <w:r>
        <w:rPr>
          <w:bCs/>
        </w:rPr>
        <w:t>. These quantitative projections allow for the explicit acknowledgement and incorporation of uncertainty and provide decision makers with more nuanced results upon which to base their decisions.</w:t>
      </w:r>
    </w:p>
    <w:p w14:paraId="30666C57" w14:textId="7D9AB812" w:rsidR="00E8385D" w:rsidRDefault="00DF60A5" w:rsidP="00F275B9">
      <w:pPr>
        <w:spacing w:after="0" w:line="480" w:lineRule="auto"/>
        <w:rPr>
          <w:bCs/>
        </w:rPr>
      </w:pPr>
      <w:r>
        <w:rPr>
          <w:bCs/>
        </w:rPr>
        <w:lastRenderedPageBreak/>
        <w:tab/>
        <w:t>Snakes are notoriously persecuted by humans worldwide</w:t>
      </w:r>
      <w:r w:rsidR="007615D7">
        <w:rPr>
          <w:bCs/>
        </w:rPr>
        <w:t xml:space="preserve"> and are a group of high 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trends is lacking. However, an analysis of 17 snake populations in Europe, Australia, and Nigeria found that 11 (65%) declined sharply over the ~20 year study period </w:t>
      </w:r>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(Gibbons et 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5912EEC2"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r w:rsidR="00C20044">
        <w:rPr>
          <w:bCs/>
        </w:rPr>
        <w:fldChar w:fldCharType="begin" w:fldLock="1"/>
      </w:r>
      <w:r w:rsidR="00C20044">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Carolina","type":"article-journal","volume":"2007"},"uris":["http://www.mendeley.com/documents/?uuid=8e206d59-9d76-4a8a-9626-bbbf661e72b6"]}],"mendeley":{"formattedCitation":"(Winne et al. 2007)","plainTextFormattedCitation":"(Winne et al. 2007)","previouslyFormattedCitation":"(Winne et al. 2007)"},"properties":{"noteIndex":0},"schema":"https://github.com/citation-style-language/schema/raw/master/csl-citation.json"}</w:instrText>
      </w:r>
      <w:r w:rsidR="00C20044">
        <w:rPr>
          <w:bCs/>
        </w:rPr>
        <w:fldChar w:fldCharType="separate"/>
      </w:r>
      <w:r w:rsidR="00C20044" w:rsidRPr="00C20044">
        <w:rPr>
          <w:bCs/>
          <w:noProof/>
        </w:rPr>
        <w:t>(Winne et al. 2007)</w:t>
      </w:r>
      <w:r w:rsidR="00C20044">
        <w:rPr>
          <w:bCs/>
        </w:rPr>
        <w:fldChar w:fldCharType="end"/>
      </w:r>
      <w:r w:rsidR="00C20044">
        <w:rPr>
          <w:bCs/>
        </w:rPr>
        <w:t>. As a result, quantitative assessments of perceived declines are lacking</w:t>
      </w:r>
      <w:r w:rsidR="00B62839">
        <w:rPr>
          <w:bCs/>
        </w:rPr>
        <w:t xml:space="preserve"> </w:t>
      </w:r>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r w:rsidR="00C20044">
        <w:rPr>
          <w:bCs/>
        </w:rPr>
        <w:t xml:space="preserve">. Lack of monitoring data also makes it difficult to quantify relationships between environmental stressors and population dynamics </w:t>
      </w:r>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r w:rsidR="00C20044">
        <w:rPr>
          <w:bCs/>
        </w:rPr>
        <w:t>.</w:t>
      </w:r>
      <w:r w:rsidR="00D13906">
        <w:rPr>
          <w:bCs/>
        </w:rPr>
        <w:t xml:space="preserve"> </w:t>
      </w:r>
      <w:r>
        <w:rPr>
          <w:bCs/>
        </w:rPr>
        <w:t xml:space="preserve">This makes conservation planning </w:t>
      </w:r>
      <w:r w:rsidR="00D13906">
        <w:rPr>
          <w:bCs/>
        </w:rPr>
        <w:t xml:space="preserve">and assessment difficult. </w:t>
      </w:r>
    </w:p>
    <w:p w14:paraId="5AFB84D6" w14:textId="2F1F12B8"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 boa endemic to the island of Puerto Rico. This species has been classified as Endangered in the United States since 1970</w:t>
      </w:r>
      <w:r>
        <w:t xml:space="preserve"> and its status was</w:t>
      </w:r>
      <w:r w:rsidR="00E63637">
        <w:t xml:space="preserve"> recently reviewed. </w:t>
      </w:r>
      <w:r w:rsidR="00E63637">
        <w:rPr>
          <w:bCs/>
        </w:rPr>
        <w:t xml:space="preserve">Species Status Assessments (SSAs) are science documents developed by United States Fish and Wildlife Service biologists to support decisions under the Endangered Species Act </w:t>
      </w:r>
      <w:r w:rsidR="00E63637">
        <w:rPr>
          <w:bCs/>
        </w:rPr>
        <w:fldChar w:fldCharType="begin" w:fldLock="1"/>
      </w:r>
      <w:r w:rsidR="00B62839">
        <w:rPr>
          <w:bCs/>
        </w:rPr>
        <w:instrText>ADDIN CSL_CITATION {"citationItems":[{"id":"ITEM-1","itemData":{"DOI":"10.3996/052017-jfwm-041","ISSN":"1944-687X","abstract":"I give an account of Max Weber’s views concerning the basis of the objectivity of the cultural sciences. In this connection, I offer a critical discussion of his distinction between different “value spheres,” each with its own “intrinsic logic.” I then consider parallels between Weber’s “value spheres” and central elements of Bourdieu’s field theory and Luhmann’s systems theory, and try to show to what extent Bourdieu’s and Luhmann’s problems, and the solutions they sug- gest, can be seen as similar to Weber’s. I conclude by a general consideration of Weber’s, Bourdieu’s, and Luhmann’s approach to the problem of objectivity.","author":[{"dropping-particle":"","family":"Smith","given":"David R.","non-dropping-particle":"","parse-names":false,"suffix":""},{"dropping-particle":"","family":"Allan","given":"Nathan L.","non-dropping-particle":"","parse-names":false,"suffix":""},{"dropping-particle":"","family":"McGowan","given":"Conor P.","non-dropping-particle":"","parse-names":false,"suffix":""},{"dropping-particle":"","family":"Szymanski","given":"Jennifer A.","non-dropping-particle":"","parse-names":false,"suffix":""},{"dropping-particle":"","family":"Oetker","given":"Susan R.","non-dropping-particle":"","parse-names":false,"suffix":""},{"dropping-particle":"","family":"Bell","given":"Heather M.","non-dropping-particle":"","parse-names":false,"suffix":""}],"container-title":"Journal of Fish and Wildlife Management","id":"ITEM-1","issue":"1","issued":{"date-parts":[["2018"]]},"page":"302-320","title":"Development of a Species Status Assessment Process for Decisions under the U.S. Endangered Species Act","type":"article-journal","volume":"9"},"uris":["http://www.mendeley.com/documents/?uuid=4cfdb11c-2193-497c-88c1-bed4c45ae837"]}],"mendeley":{"formattedCitation":"(Smith et al. 2018)","plainTextFormattedCitation":"(Smith et al. 2018)","previouslyFormattedCitation":"(Smith et al. 2018)"},"properties":{"noteIndex":0},"schema":"https://github.com/citation-style-language/schema/raw/master/csl-citation.json"}</w:instrText>
      </w:r>
      <w:r w:rsidR="00E63637">
        <w:rPr>
          <w:bCs/>
        </w:rPr>
        <w:fldChar w:fldCharType="separate"/>
      </w:r>
      <w:r w:rsidR="00E63637" w:rsidRPr="00E63637">
        <w:rPr>
          <w:bCs/>
          <w:noProof/>
        </w:rPr>
        <w:t>(Smith et al. 2018)</w:t>
      </w:r>
      <w:r w:rsidR="00E63637">
        <w:rPr>
          <w:bCs/>
        </w:rPr>
        <w:fldChar w:fldCharType="end"/>
      </w:r>
      <w:r w:rsidR="00E63637">
        <w:rPr>
          <w:bCs/>
        </w:rPr>
        <w:t xml:space="preserve">. SSAs require an assessment of how the species is likely to respond to future threats, which is used to determine whether protection under the ESA is warranted. </w:t>
      </w:r>
      <w:r w:rsidR="00E8385D">
        <w:t xml:space="preserve">Despite widespread accounts of species occurrence, there are no estimates of historic or current population size and limited field studies. However, demographics and life history of captive populations are well understood. </w:t>
      </w:r>
      <w:r>
        <w:t>We</w:t>
      </w:r>
      <w:r w:rsidR="00770BE3">
        <w:t xml:space="preserve"> used expert opinion and published studies to develop a demographic projection model, which was used to </w:t>
      </w:r>
      <w:r w:rsidR="00770BE3">
        <w:lastRenderedPageBreak/>
        <w:t>assess the predicted future status of the Puerto Rican boa (hereafter, PR boa) under several potential scenarios.</w:t>
      </w:r>
      <w:r w:rsidR="00E8385D">
        <w:t xml:space="preserve"> This model allowed us to incorporate many sources of uncertainty to produce quantitative estimates of quasi-extinction risk and p</w:t>
      </w:r>
      <w:r w:rsidR="008A1129">
        <w:t xml:space="preserve">opulation growth.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499A8D7B" w:rsidR="00B650C2" w:rsidRDefault="00931887" w:rsidP="006D6A6C">
      <w:pPr>
        <w:spacing w:after="0" w:line="480" w:lineRule="auto"/>
        <w:rPr>
          <w:bCs/>
        </w:rPr>
      </w:pPr>
      <w:r>
        <w:rPr>
          <w:bCs/>
        </w:rPr>
        <w:tab/>
        <w:t>The Puerto Rican boa is</w:t>
      </w:r>
      <w:r w:rsidR="008E39C1">
        <w:rPr>
          <w:bCs/>
        </w:rPr>
        <w:t xml:space="preserve"> a large boa t</w:t>
      </w:r>
      <w:r w:rsidR="007949C4">
        <w:rPr>
          <w:bCs/>
        </w:rPr>
        <w:t>hat grow to an average size of ~5 ft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 xml:space="preserve">sources of larger boa mortality are road strikes and human persecution.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28DC8493" w:rsidR="006508E6" w:rsidRPr="006508E6" w:rsidRDefault="006024C8" w:rsidP="00450657">
      <w:pPr>
        <w:spacing w:after="0" w:line="480" w:lineRule="auto"/>
        <w:ind w:firstLine="720"/>
      </w:pPr>
      <w:r>
        <w:t xml:space="preserve">On March 5-6, 2018, a team of species experts met to develop a modeling framework that would inform </w:t>
      </w:r>
      <w:r w:rsidR="00F275B9">
        <w:t>an upcoming SSA.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status should be assessed as a single analysis 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633EE3AB" w14:textId="12EEE4D6" w:rsidR="00C37F60" w:rsidRPr="00412319" w:rsidRDefault="006508E6" w:rsidP="00C0601F">
      <w:pPr>
        <w:spacing w:after="0" w:line="480" w:lineRule="auto"/>
        <w:ind w:firstLine="720"/>
      </w:pPr>
      <w:r>
        <w:t xml:space="preserve">We developed a </w:t>
      </w:r>
      <w:r w:rsidR="00C37F60">
        <w:t>stage</w:t>
      </w:r>
      <w:r>
        <w:t>-based</w:t>
      </w:r>
      <w:r w:rsidR="00CB2972">
        <w:t xml:space="preserve"> </w:t>
      </w:r>
      <w:r>
        <w:t>Lefkovitch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four life stages</w:t>
      </w:r>
      <w:del w:id="7" w:author="ENE MU" w:date="2019-10-31T16:34:00Z">
        <w:r w:rsidR="00671B5F" w:rsidDel="00FD53E9">
          <w:delText xml:space="preserve"> based on size</w:delText>
        </w:r>
      </w:del>
      <w:r w:rsidR="00C37F60">
        <w:t xml:space="preserve">: </w:t>
      </w:r>
      <w:r w:rsidR="00C37F60">
        <w:lastRenderedPageBreak/>
        <w:t>young (&lt;60 cm), juveniles (60-90 cm), subadults (90-110 cm), and adults (&gt;110 cm). We elicited the probabilities of annual survival, growth</w:t>
      </w:r>
      <w:r w:rsidR="009E095A">
        <w:t xml:space="preserve"> to the next size class</w:t>
      </w:r>
      <w:r w:rsidR="00C37F60">
        <w:t xml:space="preserve">, and 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t>survival</w:t>
      </w:r>
      <w:r w:rsidR="00436DEF">
        <w:t>, and growth</w:t>
      </w:r>
      <w:r w:rsidR="00C37F60">
        <w:t xml:space="preserve"> rates. The experts also directed us to graduate theses and dissertations that were completed but not widely available through literature searches. </w:t>
      </w:r>
    </w:p>
    <w:p w14:paraId="22753D88" w14:textId="77777777" w:rsidR="00C37F60" w:rsidRDefault="00C37F60" w:rsidP="006D6A6C">
      <w:pPr>
        <w:spacing w:after="0" w:line="480" w:lineRule="auto"/>
      </w:pPr>
    </w:p>
    <w:p w14:paraId="5F68735C" w14:textId="77777777" w:rsidR="00CB2972" w:rsidRDefault="00CB2972" w:rsidP="006D6A6C">
      <w:pPr>
        <w:spacing w:after="0" w:line="480" w:lineRule="auto"/>
      </w:pPr>
    </w:p>
    <w:p w14:paraId="3E29981F" w14:textId="4D8A7CC0" w:rsidR="00CB2972" w:rsidRDefault="0052605F" w:rsidP="006D6A6C">
      <w:pPr>
        <w:spacing w:after="0" w:line="480" w:lineRule="auto"/>
        <w:jc w:val="center"/>
      </w:pPr>
      <w:r>
        <w:rPr>
          <w:noProof/>
        </w:rPr>
        <w:drawing>
          <wp:inline distT="0" distB="0" distL="0" distR="0" wp14:anchorId="54E0B973" wp14:editId="4537BEE4">
            <wp:extent cx="6284499" cy="3067050"/>
            <wp:effectExtent l="0" t="0" r="254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boa_life-cyc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1276" cy="3080118"/>
                    </a:xfrm>
                    <a:prstGeom prst="rect">
                      <a:avLst/>
                    </a:prstGeom>
                  </pic:spPr>
                </pic:pic>
              </a:graphicData>
            </a:graphic>
          </wp:inline>
        </w:drawing>
      </w:r>
    </w:p>
    <w:p w14:paraId="13A6C877" w14:textId="77777777" w:rsidR="00DD6D97" w:rsidRDefault="00DD6D97" w:rsidP="006D6A6C">
      <w:pPr>
        <w:spacing w:after="0" w:line="480" w:lineRule="auto"/>
      </w:pPr>
    </w:p>
    <w:p w14:paraId="04D2840B" w14:textId="3C5F97EC" w:rsidR="00923AC6" w:rsidRDefault="00CB2972" w:rsidP="006D6A6C">
      <w:pPr>
        <w:spacing w:after="0" w:line="480" w:lineRule="auto"/>
      </w:pPr>
      <w:r w:rsidRPr="002A6EAC">
        <w:rPr>
          <w:b/>
          <w:bCs/>
        </w:rPr>
        <w:t>Figure 1</w:t>
      </w:r>
      <w:r>
        <w:t xml:space="preserve">. Life cycle </w:t>
      </w:r>
      <w:r w:rsidR="00923AC6">
        <w:t>and stage-based matrix model</w:t>
      </w:r>
      <w:r w:rsidR="00A461AC">
        <w:t xml:space="preserve"> for the Puerto Rican boa.</w:t>
      </w:r>
    </w:p>
    <w:p w14:paraId="5CBDA471" w14:textId="249F43D0" w:rsidR="00CB2972" w:rsidRDefault="00CB2972" w:rsidP="006D6A6C">
      <w:pPr>
        <w:spacing w:after="0" w:line="480" w:lineRule="auto"/>
      </w:pPr>
      <w:r>
        <w:t xml:space="preserve"> </w:t>
      </w:r>
    </w:p>
    <w:p w14:paraId="49233518" w14:textId="0B016014" w:rsidR="00DB3FAC" w:rsidRDefault="00510D9F" w:rsidP="00C0601F">
      <w:pPr>
        <w:spacing w:after="0" w:line="240" w:lineRule="auto"/>
        <w:rPr>
          <w:rFonts w:eastAsiaTheme="minorEastAsia"/>
        </w:rPr>
      </w:pPr>
      <w:r>
        <w:rPr>
          <w:rFonts w:eastAsiaTheme="minorEastAsia"/>
          <w:b/>
          <w:bCs/>
        </w:rPr>
        <w:br w:type="page"/>
      </w:r>
      <w:r w:rsidR="00DB3FAC" w:rsidRPr="002A6EAC">
        <w:rPr>
          <w:rFonts w:eastAsiaTheme="minorEastAsia"/>
          <w:b/>
          <w:bCs/>
        </w:rPr>
        <w:lastRenderedPageBreak/>
        <w:t>Table 1</w:t>
      </w:r>
      <w:r w:rsidR="00DB3FAC">
        <w:rPr>
          <w:rFonts w:eastAsiaTheme="minorEastAsia"/>
        </w:rPr>
        <w:t>. Stage-specific demographic ra</w:t>
      </w:r>
      <w:r>
        <w:rPr>
          <w:rFonts w:eastAsiaTheme="minorEastAsia"/>
        </w:rPr>
        <w:t>tes. Average values were determined by the expert team or drawn from available literature. Standard deviations (SD) were calculated assuming that rates varied within 15% of the average.</w:t>
      </w:r>
    </w:p>
    <w:p w14:paraId="4ECF83C1" w14:textId="77777777" w:rsidR="00C0601F" w:rsidRDefault="00C0601F" w:rsidP="00C0601F">
      <w:pPr>
        <w:spacing w:after="0" w:line="240" w:lineRule="auto"/>
        <w:rPr>
          <w:rFonts w:eastAsiaTheme="minorEastAsia"/>
        </w:rPr>
      </w:pPr>
    </w:p>
    <w:tbl>
      <w:tblPr>
        <w:tblStyle w:val="TableGrid"/>
        <w:tblW w:w="985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2729"/>
        <w:gridCol w:w="1076"/>
        <w:gridCol w:w="777"/>
        <w:gridCol w:w="3717"/>
      </w:tblGrid>
      <w:tr w:rsidR="00510D9F" w14:paraId="42C8E87E" w14:textId="77777777" w:rsidTr="00C0601F">
        <w:tc>
          <w:tcPr>
            <w:tcW w:w="1559" w:type="dxa"/>
            <w:tcBorders>
              <w:top w:val="single" w:sz="4" w:space="0" w:color="auto"/>
              <w:bottom w:val="single" w:sz="4" w:space="0" w:color="auto"/>
            </w:tcBorders>
            <w:vAlign w:val="center"/>
          </w:tcPr>
          <w:p w14:paraId="4F1BCC81" w14:textId="621CDB4C" w:rsidR="00510D9F" w:rsidRPr="00412319" w:rsidRDefault="00510D9F" w:rsidP="00450657">
            <w:pPr>
              <w:jc w:val="center"/>
              <w:rPr>
                <w:rFonts w:eastAsiaTheme="minorEastAsia"/>
                <w:b/>
              </w:rPr>
            </w:pPr>
            <w:r w:rsidRPr="00412319">
              <w:rPr>
                <w:rFonts w:eastAsiaTheme="minorEastAsia"/>
                <w:b/>
              </w:rPr>
              <w:t>Demographic rate</w:t>
            </w:r>
          </w:p>
        </w:tc>
        <w:tc>
          <w:tcPr>
            <w:tcW w:w="2729" w:type="dxa"/>
            <w:tcBorders>
              <w:top w:val="single" w:sz="4" w:space="0" w:color="auto"/>
              <w:bottom w:val="single" w:sz="4" w:space="0" w:color="auto"/>
            </w:tcBorders>
            <w:vAlign w:val="center"/>
          </w:tcPr>
          <w:p w14:paraId="3EE3F938" w14:textId="1C4A6756" w:rsidR="00510D9F" w:rsidRPr="00412319" w:rsidRDefault="00510D9F" w:rsidP="00450657">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788161DA" w14:textId="722968EB" w:rsidR="00510D9F" w:rsidRPr="00412319" w:rsidRDefault="00510D9F" w:rsidP="00450657">
            <w:pPr>
              <w:jc w:val="center"/>
              <w:rPr>
                <w:rFonts w:eastAsiaTheme="minorEastAsia"/>
                <w:b/>
              </w:rPr>
            </w:pPr>
            <w:r>
              <w:rPr>
                <w:rFonts w:eastAsiaTheme="minorEastAsia"/>
                <w:b/>
              </w:rPr>
              <w:t>Average</w:t>
            </w:r>
          </w:p>
        </w:tc>
        <w:tc>
          <w:tcPr>
            <w:tcW w:w="777" w:type="dxa"/>
            <w:tcBorders>
              <w:top w:val="single" w:sz="4" w:space="0" w:color="auto"/>
              <w:bottom w:val="single" w:sz="4" w:space="0" w:color="auto"/>
            </w:tcBorders>
            <w:vAlign w:val="center"/>
          </w:tcPr>
          <w:p w14:paraId="45A6C144" w14:textId="4825A72E" w:rsidR="00510D9F" w:rsidRDefault="00510D9F" w:rsidP="00450657">
            <w:pPr>
              <w:jc w:val="center"/>
              <w:rPr>
                <w:rFonts w:eastAsiaTheme="minorEastAsia"/>
                <w:b/>
              </w:rPr>
            </w:pPr>
            <w:r>
              <w:rPr>
                <w:rFonts w:eastAsiaTheme="minorEastAsia"/>
                <w:b/>
              </w:rPr>
              <w:t>SD</w:t>
            </w:r>
          </w:p>
        </w:tc>
        <w:tc>
          <w:tcPr>
            <w:tcW w:w="3717" w:type="dxa"/>
            <w:tcBorders>
              <w:top w:val="single" w:sz="4" w:space="0" w:color="auto"/>
              <w:bottom w:val="single" w:sz="4" w:space="0" w:color="auto"/>
            </w:tcBorders>
            <w:vAlign w:val="center"/>
          </w:tcPr>
          <w:p w14:paraId="1693E51B" w14:textId="3F9B58B4" w:rsidR="00510D9F" w:rsidRPr="00412319" w:rsidRDefault="00510D9F" w:rsidP="00450657">
            <w:pPr>
              <w:jc w:val="center"/>
              <w:rPr>
                <w:rFonts w:eastAsiaTheme="minorEastAsia"/>
                <w:b/>
              </w:rPr>
            </w:pPr>
            <w:r>
              <w:rPr>
                <w:rFonts w:eastAsiaTheme="minorEastAsia"/>
                <w:b/>
              </w:rPr>
              <w:t>Rationale</w:t>
            </w:r>
          </w:p>
        </w:tc>
      </w:tr>
      <w:tr w:rsidR="00510D9F" w14:paraId="53565AEB" w14:textId="77777777" w:rsidTr="00C0601F">
        <w:tc>
          <w:tcPr>
            <w:tcW w:w="1559" w:type="dxa"/>
            <w:tcBorders>
              <w:top w:val="single" w:sz="4" w:space="0" w:color="auto"/>
            </w:tcBorders>
            <w:vAlign w:val="center"/>
          </w:tcPr>
          <w:p w14:paraId="308BFFA4" w14:textId="6B054B9F" w:rsidR="00510D9F" w:rsidRDefault="00073A88"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729" w:type="dxa"/>
            <w:tcBorders>
              <w:top w:val="single" w:sz="4" w:space="0" w:color="auto"/>
            </w:tcBorders>
            <w:vAlign w:val="center"/>
          </w:tcPr>
          <w:p w14:paraId="0F03ED10" w14:textId="74F12E26" w:rsidR="00510D9F" w:rsidRDefault="00510D9F" w:rsidP="00450657">
            <w:pPr>
              <w:jc w:val="center"/>
              <w:rPr>
                <w:rFonts w:eastAsiaTheme="minorEastAsia"/>
              </w:rPr>
            </w:pPr>
            <w:r>
              <w:rPr>
                <w:rFonts w:eastAsiaTheme="minorEastAsia"/>
              </w:rPr>
              <w:t xml:space="preserve">Survival – </w:t>
            </w:r>
            <w:r w:rsidR="00365F47">
              <w:rPr>
                <w:rFonts w:eastAsiaTheme="minorEastAsia"/>
              </w:rPr>
              <w:t>Young</w:t>
            </w:r>
          </w:p>
        </w:tc>
        <w:tc>
          <w:tcPr>
            <w:tcW w:w="1076" w:type="dxa"/>
            <w:tcBorders>
              <w:top w:val="single" w:sz="4" w:space="0" w:color="auto"/>
            </w:tcBorders>
            <w:vAlign w:val="center"/>
          </w:tcPr>
          <w:p w14:paraId="05DB1691" w14:textId="4ADCADCA" w:rsidR="00510D9F" w:rsidRDefault="00510D9F" w:rsidP="00450657">
            <w:pPr>
              <w:jc w:val="center"/>
              <w:rPr>
                <w:rFonts w:eastAsiaTheme="minorEastAsia"/>
              </w:rPr>
            </w:pPr>
            <w:r>
              <w:rPr>
                <w:rFonts w:eastAsiaTheme="minorEastAsia"/>
              </w:rPr>
              <w:t>0.3</w:t>
            </w:r>
          </w:p>
        </w:tc>
        <w:tc>
          <w:tcPr>
            <w:tcW w:w="777" w:type="dxa"/>
            <w:tcBorders>
              <w:top w:val="single" w:sz="4" w:space="0" w:color="auto"/>
            </w:tcBorders>
            <w:vAlign w:val="center"/>
          </w:tcPr>
          <w:p w14:paraId="2744A9BE" w14:textId="1E68577C" w:rsidR="00510D9F" w:rsidRDefault="00510D9F" w:rsidP="00450657">
            <w:pPr>
              <w:jc w:val="center"/>
              <w:rPr>
                <w:rFonts w:eastAsiaTheme="minorEastAsia"/>
              </w:rPr>
            </w:pPr>
            <w:r>
              <w:rPr>
                <w:rFonts w:eastAsiaTheme="minorEastAsia"/>
              </w:rPr>
              <w:t>0.045</w:t>
            </w:r>
          </w:p>
        </w:tc>
        <w:tc>
          <w:tcPr>
            <w:tcW w:w="3717" w:type="dxa"/>
            <w:tcBorders>
              <w:top w:val="single" w:sz="4" w:space="0" w:color="auto"/>
            </w:tcBorders>
            <w:vAlign w:val="center"/>
          </w:tcPr>
          <w:p w14:paraId="40FD5FF0" w14:textId="2951194F" w:rsidR="00510D9F" w:rsidRPr="00436159" w:rsidRDefault="00510D9F" w:rsidP="00450657">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510D9F" w14:paraId="73CB1F5C" w14:textId="77777777" w:rsidTr="00C0601F">
        <w:tc>
          <w:tcPr>
            <w:tcW w:w="1559" w:type="dxa"/>
            <w:vAlign w:val="center"/>
          </w:tcPr>
          <w:p w14:paraId="32EAD651" w14:textId="150C9006" w:rsidR="00510D9F" w:rsidRDefault="00073A88"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729" w:type="dxa"/>
            <w:vAlign w:val="center"/>
          </w:tcPr>
          <w:p w14:paraId="2EBFE4EC" w14:textId="70CA1517" w:rsidR="00510D9F" w:rsidRDefault="00510D9F" w:rsidP="00450657">
            <w:pPr>
              <w:jc w:val="center"/>
              <w:rPr>
                <w:rFonts w:eastAsiaTheme="minorEastAsia"/>
              </w:rPr>
            </w:pPr>
            <w:r>
              <w:rPr>
                <w:rFonts w:eastAsiaTheme="minorEastAsia"/>
              </w:rPr>
              <w:t>Survival – Juvenile</w:t>
            </w:r>
          </w:p>
        </w:tc>
        <w:tc>
          <w:tcPr>
            <w:tcW w:w="1076" w:type="dxa"/>
            <w:vAlign w:val="center"/>
          </w:tcPr>
          <w:p w14:paraId="762CBF4F" w14:textId="41660802" w:rsidR="00510D9F" w:rsidRDefault="00510D9F" w:rsidP="00450657">
            <w:pPr>
              <w:jc w:val="center"/>
              <w:rPr>
                <w:rFonts w:eastAsiaTheme="minorEastAsia"/>
              </w:rPr>
            </w:pPr>
            <w:r>
              <w:rPr>
                <w:rFonts w:eastAsiaTheme="minorEastAsia"/>
              </w:rPr>
              <w:t>0.9</w:t>
            </w:r>
          </w:p>
        </w:tc>
        <w:tc>
          <w:tcPr>
            <w:tcW w:w="777" w:type="dxa"/>
            <w:vAlign w:val="center"/>
          </w:tcPr>
          <w:p w14:paraId="349512CA" w14:textId="1A7AF5A2" w:rsidR="00510D9F" w:rsidRDefault="00510D9F" w:rsidP="00450657">
            <w:pPr>
              <w:jc w:val="center"/>
              <w:rPr>
                <w:rFonts w:eastAsiaTheme="minorEastAsia"/>
              </w:rPr>
            </w:pPr>
            <w:r>
              <w:rPr>
                <w:rFonts w:eastAsiaTheme="minorEastAsia"/>
              </w:rPr>
              <w:t>0.135</w:t>
            </w:r>
          </w:p>
        </w:tc>
        <w:tc>
          <w:tcPr>
            <w:tcW w:w="3717" w:type="dxa"/>
            <w:vAlign w:val="center"/>
          </w:tcPr>
          <w:p w14:paraId="2DB42A65" w14:textId="1030A0CA" w:rsidR="00510D9F" w:rsidRDefault="00510D9F" w:rsidP="00450657">
            <w:pPr>
              <w:jc w:val="center"/>
              <w:rPr>
                <w:rFonts w:eastAsiaTheme="minorEastAsia"/>
              </w:rPr>
            </w:pPr>
            <w:r>
              <w:rPr>
                <w:rFonts w:eastAsiaTheme="minorEastAsia"/>
              </w:rPr>
              <w:t>Expert opinion</w:t>
            </w:r>
          </w:p>
        </w:tc>
      </w:tr>
      <w:tr w:rsidR="00510D9F" w14:paraId="5B99EE02" w14:textId="77777777" w:rsidTr="00C0601F">
        <w:tc>
          <w:tcPr>
            <w:tcW w:w="1559" w:type="dxa"/>
            <w:vAlign w:val="center"/>
          </w:tcPr>
          <w:p w14:paraId="527EEEE0" w14:textId="3010CE2E" w:rsidR="00510D9F" w:rsidRDefault="00073A88"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729" w:type="dxa"/>
            <w:vAlign w:val="center"/>
          </w:tcPr>
          <w:p w14:paraId="1B738A41" w14:textId="1397FD75" w:rsidR="00510D9F" w:rsidRDefault="00510D9F" w:rsidP="00450657">
            <w:pPr>
              <w:jc w:val="center"/>
              <w:rPr>
                <w:rFonts w:eastAsiaTheme="minorEastAsia"/>
              </w:rPr>
            </w:pPr>
            <w:r>
              <w:rPr>
                <w:rFonts w:eastAsiaTheme="minorEastAsia"/>
              </w:rPr>
              <w:t>Survival – Subadult</w:t>
            </w:r>
          </w:p>
        </w:tc>
        <w:tc>
          <w:tcPr>
            <w:tcW w:w="1076" w:type="dxa"/>
            <w:vAlign w:val="center"/>
          </w:tcPr>
          <w:p w14:paraId="6A9EFB49" w14:textId="0CBDD8F1" w:rsidR="00510D9F" w:rsidRDefault="00510D9F" w:rsidP="00450657">
            <w:pPr>
              <w:jc w:val="center"/>
              <w:rPr>
                <w:rFonts w:eastAsiaTheme="minorEastAsia"/>
              </w:rPr>
            </w:pPr>
            <w:r>
              <w:rPr>
                <w:rFonts w:eastAsiaTheme="minorEastAsia"/>
              </w:rPr>
              <w:t>0.72</w:t>
            </w:r>
          </w:p>
        </w:tc>
        <w:tc>
          <w:tcPr>
            <w:tcW w:w="777" w:type="dxa"/>
            <w:vAlign w:val="center"/>
          </w:tcPr>
          <w:p w14:paraId="261BFC77" w14:textId="38B894D5" w:rsidR="00510D9F" w:rsidRDefault="00510D9F" w:rsidP="00450657">
            <w:pPr>
              <w:jc w:val="center"/>
              <w:rPr>
                <w:rFonts w:eastAsiaTheme="minorEastAsia"/>
              </w:rPr>
            </w:pPr>
            <w:r>
              <w:rPr>
                <w:rFonts w:eastAsiaTheme="minorEastAsia"/>
              </w:rPr>
              <w:t>0.108</w:t>
            </w:r>
          </w:p>
        </w:tc>
        <w:tc>
          <w:tcPr>
            <w:tcW w:w="3717" w:type="dxa"/>
            <w:vAlign w:val="center"/>
          </w:tcPr>
          <w:p w14:paraId="701B1FA5" w14:textId="55FEAC11" w:rsidR="00510D9F" w:rsidRDefault="00510D9F" w:rsidP="00450657">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510D9F" w14:paraId="55683C92" w14:textId="77777777" w:rsidTr="00C0601F">
        <w:tc>
          <w:tcPr>
            <w:tcW w:w="1559" w:type="dxa"/>
            <w:vAlign w:val="center"/>
          </w:tcPr>
          <w:p w14:paraId="3B4CA050" w14:textId="3500AB75" w:rsidR="00510D9F" w:rsidRDefault="00073A88"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729" w:type="dxa"/>
            <w:vAlign w:val="center"/>
          </w:tcPr>
          <w:p w14:paraId="1B6DBECD" w14:textId="48E32CC6" w:rsidR="00510D9F" w:rsidRDefault="00510D9F" w:rsidP="00450657">
            <w:pPr>
              <w:jc w:val="center"/>
              <w:rPr>
                <w:rFonts w:eastAsiaTheme="minorEastAsia"/>
              </w:rPr>
            </w:pPr>
            <w:r>
              <w:rPr>
                <w:rFonts w:eastAsiaTheme="minorEastAsia"/>
              </w:rPr>
              <w:t>Survival – Adult</w:t>
            </w:r>
          </w:p>
        </w:tc>
        <w:tc>
          <w:tcPr>
            <w:tcW w:w="1076" w:type="dxa"/>
            <w:vAlign w:val="center"/>
          </w:tcPr>
          <w:p w14:paraId="05AEF1E3" w14:textId="127F927B" w:rsidR="00510D9F" w:rsidRDefault="00510D9F" w:rsidP="00450657">
            <w:pPr>
              <w:jc w:val="center"/>
              <w:rPr>
                <w:rFonts w:eastAsiaTheme="minorEastAsia"/>
              </w:rPr>
            </w:pPr>
            <w:r>
              <w:rPr>
                <w:rFonts w:eastAsiaTheme="minorEastAsia"/>
              </w:rPr>
              <w:t>0.9</w:t>
            </w:r>
          </w:p>
        </w:tc>
        <w:tc>
          <w:tcPr>
            <w:tcW w:w="777" w:type="dxa"/>
            <w:vAlign w:val="center"/>
          </w:tcPr>
          <w:p w14:paraId="1BA9F96C" w14:textId="32CD4BAA" w:rsidR="00510D9F" w:rsidRDefault="00510D9F" w:rsidP="00450657">
            <w:pPr>
              <w:jc w:val="center"/>
              <w:rPr>
                <w:rFonts w:eastAsiaTheme="minorEastAsia"/>
              </w:rPr>
            </w:pPr>
            <w:r>
              <w:rPr>
                <w:rFonts w:eastAsiaTheme="minorEastAsia"/>
              </w:rPr>
              <w:t>0.135</w:t>
            </w:r>
          </w:p>
        </w:tc>
        <w:tc>
          <w:tcPr>
            <w:tcW w:w="3717" w:type="dxa"/>
            <w:vAlign w:val="center"/>
          </w:tcPr>
          <w:p w14:paraId="23823642" w14:textId="1AB1377A" w:rsidR="00510D9F" w:rsidRPr="00436159" w:rsidRDefault="00510D9F" w:rsidP="00450657">
            <w:pPr>
              <w:jc w:val="center"/>
              <w:rPr>
                <w:rFonts w:eastAsiaTheme="minorEastAsia"/>
              </w:rPr>
            </w:pPr>
            <w:r>
              <w:rPr>
                <w:rFonts w:eastAsiaTheme="minorEastAsia"/>
              </w:rPr>
              <w:t>Expert opinion and estimates from radio-tracked translocated snakes</w:t>
            </w:r>
            <w:r>
              <w:rPr>
                <w:rFonts w:eastAsiaTheme="minorEastAsia"/>
                <w:vertAlign w:val="superscript"/>
              </w:rPr>
              <w:t>c</w:t>
            </w:r>
          </w:p>
        </w:tc>
      </w:tr>
      <w:tr w:rsidR="00510D9F" w14:paraId="06198A76" w14:textId="77777777" w:rsidTr="00C0601F">
        <w:tc>
          <w:tcPr>
            <w:tcW w:w="1559" w:type="dxa"/>
            <w:vAlign w:val="center"/>
          </w:tcPr>
          <w:p w14:paraId="1AE88887" w14:textId="26EC594A" w:rsidR="00510D9F" w:rsidRDefault="00073A88"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729" w:type="dxa"/>
            <w:vAlign w:val="center"/>
          </w:tcPr>
          <w:p w14:paraId="3DB93865" w14:textId="14AC95D6" w:rsidR="00510D9F" w:rsidRDefault="00510D9F" w:rsidP="00450657">
            <w:pPr>
              <w:jc w:val="center"/>
              <w:rPr>
                <w:rFonts w:eastAsiaTheme="minorEastAsia"/>
              </w:rPr>
            </w:pPr>
            <w:r>
              <w:rPr>
                <w:rFonts w:eastAsiaTheme="minorEastAsia"/>
              </w:rPr>
              <w:t>Growth – Young to Juvenile</w:t>
            </w:r>
          </w:p>
        </w:tc>
        <w:tc>
          <w:tcPr>
            <w:tcW w:w="1076" w:type="dxa"/>
            <w:vAlign w:val="center"/>
          </w:tcPr>
          <w:p w14:paraId="65CA7490" w14:textId="114B1158" w:rsidR="00510D9F" w:rsidRDefault="00510D9F" w:rsidP="00450657">
            <w:pPr>
              <w:jc w:val="center"/>
              <w:rPr>
                <w:rFonts w:eastAsiaTheme="minorEastAsia"/>
              </w:rPr>
            </w:pPr>
            <w:r>
              <w:rPr>
                <w:rFonts w:eastAsiaTheme="minorEastAsia"/>
              </w:rPr>
              <w:t>0.67</w:t>
            </w:r>
          </w:p>
        </w:tc>
        <w:tc>
          <w:tcPr>
            <w:tcW w:w="777" w:type="dxa"/>
            <w:vAlign w:val="center"/>
          </w:tcPr>
          <w:p w14:paraId="3B506938" w14:textId="49A6B945" w:rsidR="00510D9F" w:rsidRDefault="00510D9F" w:rsidP="00450657">
            <w:pPr>
              <w:jc w:val="center"/>
              <w:rPr>
                <w:rFonts w:eastAsiaTheme="minorEastAsia"/>
              </w:rPr>
            </w:pPr>
            <w:r>
              <w:rPr>
                <w:rFonts w:eastAsiaTheme="minorEastAsia"/>
              </w:rPr>
              <w:t>0.101</w:t>
            </w:r>
          </w:p>
        </w:tc>
        <w:tc>
          <w:tcPr>
            <w:tcW w:w="3717" w:type="dxa"/>
            <w:vAlign w:val="center"/>
          </w:tcPr>
          <w:p w14:paraId="22E6AA21" w14:textId="7161A71C" w:rsidR="00510D9F" w:rsidRDefault="00510D9F" w:rsidP="00450657">
            <w:pPr>
              <w:jc w:val="center"/>
              <w:rPr>
                <w:rFonts w:eastAsiaTheme="minorEastAsia"/>
              </w:rPr>
            </w:pPr>
            <w:r>
              <w:rPr>
                <w:rFonts w:eastAsiaTheme="minorEastAsia"/>
              </w:rPr>
              <w:t>Expert opinion – approximately 2/3 of the young of the year grow enough to become juveniles in the next year.</w:t>
            </w:r>
          </w:p>
        </w:tc>
      </w:tr>
      <w:tr w:rsidR="00510D9F" w14:paraId="3D7B892C" w14:textId="77777777" w:rsidTr="00C0601F">
        <w:tc>
          <w:tcPr>
            <w:tcW w:w="1559" w:type="dxa"/>
            <w:vAlign w:val="center"/>
          </w:tcPr>
          <w:p w14:paraId="1CE17582" w14:textId="5819419C" w:rsidR="00510D9F" w:rsidRDefault="00073A88"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729" w:type="dxa"/>
            <w:vAlign w:val="center"/>
          </w:tcPr>
          <w:p w14:paraId="19D7674E" w14:textId="2DBCF010" w:rsidR="00510D9F" w:rsidRDefault="00510D9F" w:rsidP="00450657">
            <w:pPr>
              <w:jc w:val="center"/>
              <w:rPr>
                <w:rFonts w:eastAsiaTheme="minorEastAsia"/>
              </w:rPr>
            </w:pPr>
            <w:r>
              <w:rPr>
                <w:rFonts w:eastAsiaTheme="minorEastAsia"/>
              </w:rPr>
              <w:t>Growth – Juvenile to Subadult</w:t>
            </w:r>
          </w:p>
        </w:tc>
        <w:tc>
          <w:tcPr>
            <w:tcW w:w="1076" w:type="dxa"/>
            <w:vAlign w:val="center"/>
          </w:tcPr>
          <w:p w14:paraId="1065CF40" w14:textId="29E94B58" w:rsidR="00510D9F" w:rsidRDefault="00510D9F" w:rsidP="00450657">
            <w:pPr>
              <w:jc w:val="center"/>
              <w:rPr>
                <w:rFonts w:eastAsiaTheme="minorEastAsia"/>
              </w:rPr>
            </w:pPr>
            <w:r>
              <w:rPr>
                <w:rFonts w:eastAsiaTheme="minorEastAsia"/>
              </w:rPr>
              <w:t>0.5</w:t>
            </w:r>
          </w:p>
        </w:tc>
        <w:tc>
          <w:tcPr>
            <w:tcW w:w="777" w:type="dxa"/>
            <w:vAlign w:val="center"/>
          </w:tcPr>
          <w:p w14:paraId="5FE05128" w14:textId="6307AFBB" w:rsidR="00510D9F" w:rsidRDefault="00510D9F" w:rsidP="00450657">
            <w:pPr>
              <w:jc w:val="center"/>
              <w:rPr>
                <w:rFonts w:eastAsiaTheme="minorEastAsia"/>
              </w:rPr>
            </w:pPr>
            <w:r>
              <w:rPr>
                <w:rFonts w:eastAsiaTheme="minorEastAsia"/>
              </w:rPr>
              <w:t>0.075</w:t>
            </w:r>
          </w:p>
        </w:tc>
        <w:tc>
          <w:tcPr>
            <w:tcW w:w="3717" w:type="dxa"/>
            <w:vAlign w:val="center"/>
          </w:tcPr>
          <w:p w14:paraId="2CCC879E" w14:textId="16E164AF" w:rsidR="00510D9F" w:rsidRDefault="00510D9F" w:rsidP="00450657">
            <w:pPr>
              <w:jc w:val="center"/>
              <w:rPr>
                <w:rFonts w:eastAsiaTheme="minorEastAsia"/>
              </w:rPr>
            </w:pPr>
            <w:r>
              <w:rPr>
                <w:rFonts w:eastAsiaTheme="minorEastAsia"/>
              </w:rPr>
              <w:t>Expert opinion – juvenile stage typically lasts two years</w:t>
            </w:r>
          </w:p>
        </w:tc>
      </w:tr>
      <w:tr w:rsidR="00510D9F" w14:paraId="062771DB" w14:textId="77777777" w:rsidTr="00C0601F">
        <w:tc>
          <w:tcPr>
            <w:tcW w:w="1559" w:type="dxa"/>
            <w:vAlign w:val="center"/>
          </w:tcPr>
          <w:p w14:paraId="474A2F7B" w14:textId="269FBACF" w:rsidR="00510D9F" w:rsidRDefault="00073A88"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729" w:type="dxa"/>
            <w:vAlign w:val="center"/>
          </w:tcPr>
          <w:p w14:paraId="3B385AFF" w14:textId="4452567A" w:rsidR="00510D9F" w:rsidRDefault="00510D9F" w:rsidP="00450657">
            <w:pPr>
              <w:jc w:val="center"/>
              <w:rPr>
                <w:rFonts w:eastAsiaTheme="minorEastAsia"/>
              </w:rPr>
            </w:pPr>
            <w:r>
              <w:rPr>
                <w:rFonts w:eastAsiaTheme="minorEastAsia"/>
              </w:rPr>
              <w:t>Growth – Subadult to Adult</w:t>
            </w:r>
          </w:p>
        </w:tc>
        <w:tc>
          <w:tcPr>
            <w:tcW w:w="1076" w:type="dxa"/>
            <w:vAlign w:val="center"/>
          </w:tcPr>
          <w:p w14:paraId="040C5B01" w14:textId="1FCDE0B6" w:rsidR="00510D9F" w:rsidRDefault="00510D9F" w:rsidP="00450657">
            <w:pPr>
              <w:jc w:val="center"/>
              <w:rPr>
                <w:rFonts w:eastAsiaTheme="minorEastAsia"/>
              </w:rPr>
            </w:pPr>
            <w:r>
              <w:rPr>
                <w:rFonts w:eastAsiaTheme="minorEastAsia"/>
              </w:rPr>
              <w:t>0.25</w:t>
            </w:r>
          </w:p>
        </w:tc>
        <w:tc>
          <w:tcPr>
            <w:tcW w:w="777" w:type="dxa"/>
            <w:vAlign w:val="center"/>
          </w:tcPr>
          <w:p w14:paraId="13C42794" w14:textId="1705AD95" w:rsidR="00510D9F" w:rsidRDefault="00510D9F" w:rsidP="00450657">
            <w:pPr>
              <w:jc w:val="center"/>
              <w:rPr>
                <w:rFonts w:eastAsiaTheme="minorEastAsia"/>
              </w:rPr>
            </w:pPr>
            <w:r>
              <w:rPr>
                <w:rFonts w:eastAsiaTheme="minorEastAsia"/>
              </w:rPr>
              <w:t>0.375</w:t>
            </w:r>
          </w:p>
        </w:tc>
        <w:tc>
          <w:tcPr>
            <w:tcW w:w="3717" w:type="dxa"/>
            <w:vAlign w:val="center"/>
          </w:tcPr>
          <w:p w14:paraId="690BD641" w14:textId="3B966597" w:rsidR="00510D9F" w:rsidRDefault="00510D9F" w:rsidP="00450657">
            <w:pPr>
              <w:jc w:val="center"/>
              <w:rPr>
                <w:rFonts w:eastAsiaTheme="minorEastAsia"/>
              </w:rPr>
            </w:pPr>
            <w:r>
              <w:rPr>
                <w:rFonts w:eastAsiaTheme="minorEastAsia"/>
              </w:rPr>
              <w:t>Expert opinion – subadult stage typically lasts four years</w:t>
            </w:r>
          </w:p>
        </w:tc>
      </w:tr>
      <w:tr w:rsidR="00510D9F" w14:paraId="19CF511E" w14:textId="77777777" w:rsidTr="00C0601F">
        <w:tc>
          <w:tcPr>
            <w:tcW w:w="1559" w:type="dxa"/>
            <w:vAlign w:val="center"/>
          </w:tcPr>
          <w:p w14:paraId="38393435" w14:textId="39D07643" w:rsidR="00510D9F" w:rsidRDefault="00073A88"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729" w:type="dxa"/>
            <w:vAlign w:val="center"/>
          </w:tcPr>
          <w:p w14:paraId="0594953F" w14:textId="06F9F06D" w:rsidR="00510D9F" w:rsidRDefault="00510D9F" w:rsidP="00450657">
            <w:pPr>
              <w:jc w:val="center"/>
              <w:rPr>
                <w:rFonts w:eastAsiaTheme="minorEastAsia"/>
              </w:rPr>
            </w:pPr>
            <w:r>
              <w:rPr>
                <w:rFonts w:eastAsiaTheme="minorEastAsia"/>
              </w:rPr>
              <w:t>Fecundity – Adult</w:t>
            </w:r>
          </w:p>
        </w:tc>
        <w:tc>
          <w:tcPr>
            <w:tcW w:w="1076" w:type="dxa"/>
            <w:vAlign w:val="center"/>
          </w:tcPr>
          <w:p w14:paraId="302E4A02" w14:textId="260F883A" w:rsidR="00510D9F" w:rsidRDefault="002B6313" w:rsidP="00450657">
            <w:pPr>
              <w:jc w:val="center"/>
              <w:rPr>
                <w:rFonts w:eastAsiaTheme="minorEastAsia"/>
              </w:rPr>
            </w:pPr>
            <w:r>
              <w:rPr>
                <w:rFonts w:eastAsiaTheme="minorEastAsia"/>
              </w:rPr>
              <w:t>4.5</w:t>
            </w:r>
          </w:p>
        </w:tc>
        <w:tc>
          <w:tcPr>
            <w:tcW w:w="777" w:type="dxa"/>
            <w:vAlign w:val="center"/>
          </w:tcPr>
          <w:p w14:paraId="11CA85A6" w14:textId="6F5BC543" w:rsidR="00510D9F" w:rsidRDefault="00510D9F" w:rsidP="00450657">
            <w:pPr>
              <w:jc w:val="center"/>
              <w:rPr>
                <w:rFonts w:eastAsiaTheme="minorEastAsia"/>
              </w:rPr>
            </w:pPr>
            <w:r>
              <w:rPr>
                <w:rFonts w:eastAsiaTheme="minorEastAsia"/>
              </w:rPr>
              <w:t>1.35</w:t>
            </w:r>
          </w:p>
        </w:tc>
        <w:tc>
          <w:tcPr>
            <w:tcW w:w="3717" w:type="dxa"/>
            <w:vAlign w:val="center"/>
          </w:tcPr>
          <w:p w14:paraId="7ADA0A6F" w14:textId="5BD74EAD" w:rsidR="00510D9F" w:rsidRPr="005F08A1" w:rsidRDefault="00510D9F" w:rsidP="00450657">
            <w:pPr>
              <w:jc w:val="center"/>
              <w:rPr>
                <w:rFonts w:eastAsiaTheme="minorEastAsia"/>
              </w:rPr>
            </w:pPr>
            <w:r>
              <w:rPr>
                <w:rFonts w:eastAsiaTheme="minorEastAsia"/>
              </w:rPr>
              <w:t>Average clutch size is 18 (range = 12-32)</w:t>
            </w:r>
            <w:r w:rsidRPr="00436159">
              <w:rPr>
                <w:rFonts w:eastAsiaTheme="minorEastAsia"/>
                <w:vertAlign w:val="superscript"/>
              </w:rPr>
              <w:t>b,c</w:t>
            </w:r>
            <w:r>
              <w:rPr>
                <w:rFonts w:eastAsiaTheme="minorEastAsia"/>
              </w:rPr>
              <w:t xml:space="preserve"> This clutch size is multiplied by 0.5 because only females produce young (assumes a 50:50 sex ratio)</w:t>
            </w:r>
            <w:r w:rsidR="009002A2">
              <w:rPr>
                <w:rFonts w:eastAsiaTheme="minorEastAsia"/>
              </w:rPr>
              <w:t xml:space="preserve"> and multiplied by 0.5 again because females reproduce </w:t>
            </w:r>
            <w:r w:rsidR="005F08A1">
              <w:rPr>
                <w:rFonts w:eastAsiaTheme="minorEastAsia"/>
              </w:rPr>
              <w:t>biennially</w:t>
            </w:r>
            <w:r w:rsidR="005F08A1">
              <w:rPr>
                <w:rFonts w:eastAsiaTheme="minorEastAsia"/>
                <w:vertAlign w:val="superscript"/>
              </w:rPr>
              <w:t>d</w:t>
            </w:r>
          </w:p>
        </w:tc>
      </w:tr>
      <w:tr w:rsidR="00510D9F" w14:paraId="77870894" w14:textId="77777777" w:rsidTr="00C0601F">
        <w:tc>
          <w:tcPr>
            <w:tcW w:w="1559" w:type="dxa"/>
            <w:vAlign w:val="center"/>
          </w:tcPr>
          <w:p w14:paraId="0E8923D2" w14:textId="77EF46FE" w:rsidR="00510D9F" w:rsidRDefault="00073A88" w:rsidP="00450657">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729" w:type="dxa"/>
            <w:vAlign w:val="center"/>
          </w:tcPr>
          <w:p w14:paraId="3E2FD6A0" w14:textId="235962AD" w:rsidR="00510D9F" w:rsidRDefault="00510D9F" w:rsidP="00450657">
            <w:pPr>
              <w:jc w:val="center"/>
              <w:rPr>
                <w:rFonts w:eastAsiaTheme="minorEastAsia"/>
              </w:rPr>
            </w:pPr>
            <w:r>
              <w:rPr>
                <w:rFonts w:eastAsiaTheme="minorEastAsia"/>
              </w:rPr>
              <w:t>Fecundity – Subadult</w:t>
            </w:r>
          </w:p>
        </w:tc>
        <w:tc>
          <w:tcPr>
            <w:tcW w:w="1076" w:type="dxa"/>
            <w:vAlign w:val="center"/>
          </w:tcPr>
          <w:p w14:paraId="4C499FD3" w14:textId="3CE13726" w:rsidR="00510D9F" w:rsidRDefault="00510D9F" w:rsidP="00450657">
            <w:pPr>
              <w:jc w:val="center"/>
              <w:rPr>
                <w:rFonts w:eastAsiaTheme="minorEastAsia"/>
              </w:rPr>
            </w:pPr>
            <w:r>
              <w:rPr>
                <w:rFonts w:eastAsiaTheme="minorEastAsia"/>
              </w:rPr>
              <w:t>2</w:t>
            </w:r>
          </w:p>
        </w:tc>
        <w:tc>
          <w:tcPr>
            <w:tcW w:w="777" w:type="dxa"/>
            <w:vAlign w:val="center"/>
          </w:tcPr>
          <w:p w14:paraId="43C253B9" w14:textId="4B8E3553" w:rsidR="00510D9F" w:rsidRDefault="00510D9F" w:rsidP="00450657">
            <w:pPr>
              <w:jc w:val="center"/>
              <w:rPr>
                <w:rFonts w:eastAsiaTheme="minorEastAsia"/>
              </w:rPr>
            </w:pPr>
            <w:r>
              <w:rPr>
                <w:rFonts w:eastAsiaTheme="minorEastAsia"/>
              </w:rPr>
              <w:t>1.35</w:t>
            </w:r>
          </w:p>
        </w:tc>
        <w:tc>
          <w:tcPr>
            <w:tcW w:w="3717" w:type="dxa"/>
            <w:vAlign w:val="center"/>
          </w:tcPr>
          <w:p w14:paraId="3F854A7A" w14:textId="3CE9D9E2" w:rsidR="00510D9F" w:rsidRDefault="00510D9F" w:rsidP="00450657">
            <w:pPr>
              <w:jc w:val="center"/>
              <w:rPr>
                <w:rFonts w:eastAsiaTheme="minorEastAsia"/>
              </w:rPr>
            </w:pPr>
            <w:r>
              <w:rPr>
                <w:rFonts w:eastAsiaTheme="minorEastAsia"/>
              </w:rPr>
              <w:t>Expert opinion – some larger subadults may breed, but with a lower breeding probability</w:t>
            </w:r>
          </w:p>
        </w:tc>
      </w:tr>
    </w:tbl>
    <w:p w14:paraId="12DCD0A5" w14:textId="59683AE8" w:rsidR="00436159" w:rsidRPr="00436159" w:rsidRDefault="00436159" w:rsidP="00450657">
      <w:pPr>
        <w:spacing w:after="0" w:line="240" w:lineRule="auto"/>
        <w:rPr>
          <w:rFonts w:eastAsiaTheme="minorEastAsia"/>
        </w:rPr>
      </w:pPr>
      <w:r>
        <w:rPr>
          <w:rFonts w:eastAsiaTheme="minorEastAsia"/>
          <w:vertAlign w:val="superscript"/>
        </w:rPr>
        <w:t>a</w:t>
      </w:r>
      <w:r>
        <w:rPr>
          <w:rFonts w:eastAsiaTheme="minorEastAsia"/>
        </w:rPr>
        <w:t>P. Tolson pers. comm</w:t>
      </w:r>
      <w:r w:rsidR="002B0335">
        <w:rPr>
          <w:rFonts w:eastAsiaTheme="minorEastAsia"/>
        </w:rPr>
        <w:t>.</w:t>
      </w:r>
    </w:p>
    <w:p w14:paraId="2BDB32E2" w14:textId="0AC9BFE1" w:rsidR="00DB3FAC" w:rsidRDefault="009002A2" w:rsidP="00450657">
      <w:pPr>
        <w:spacing w:after="0" w:line="240" w:lineRule="auto"/>
        <w:rPr>
          <w:rFonts w:eastAsiaTheme="minorEastAsia"/>
        </w:rPr>
      </w:pPr>
      <w:r>
        <w:rPr>
          <w:rFonts w:eastAsiaTheme="minorEastAsia"/>
          <w:vertAlign w:val="superscript"/>
        </w:rPr>
        <w:t>b</w:t>
      </w:r>
      <w:r w:rsidR="004641A5">
        <w:rPr>
          <w:rFonts w:eastAsiaTheme="minorEastAsia"/>
        </w:rPr>
        <w:fldChar w:fldCharType="begin" w:fldLock="1"/>
      </w:r>
      <w:r w:rsidR="002B0335">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sidR="004641A5">
        <w:rPr>
          <w:rFonts w:eastAsiaTheme="minorEastAsia"/>
        </w:rPr>
        <w:fldChar w:fldCharType="separate"/>
      </w:r>
      <w:r w:rsidR="004641A5" w:rsidRPr="004641A5">
        <w:rPr>
          <w:rFonts w:eastAsiaTheme="minorEastAsia"/>
          <w:noProof/>
        </w:rPr>
        <w:t>Tolson 1992</w:t>
      </w:r>
      <w:r w:rsidR="004641A5">
        <w:rPr>
          <w:rFonts w:eastAsiaTheme="minorEastAsia"/>
        </w:rPr>
        <w:fldChar w:fldCharType="end"/>
      </w:r>
    </w:p>
    <w:p w14:paraId="7C8F818D" w14:textId="1A8B03EE" w:rsidR="004641A5" w:rsidRDefault="009002A2" w:rsidP="00450657">
      <w:pPr>
        <w:spacing w:after="0" w:line="240" w:lineRule="auto"/>
        <w:rPr>
          <w:rFonts w:eastAsiaTheme="minorEastAsia"/>
        </w:rPr>
      </w:pPr>
      <w:r>
        <w:rPr>
          <w:rFonts w:eastAsiaTheme="minorEastAsia"/>
          <w:vertAlign w:val="superscript"/>
        </w:rPr>
        <w:t>c</w:t>
      </w:r>
      <w:r w:rsidR="004641A5">
        <w:rPr>
          <w:rFonts w:eastAsiaTheme="minorEastAsia"/>
          <w:vertAlign w:val="superscript"/>
        </w:rPr>
        <w:fldChar w:fldCharType="begin" w:fldLock="1"/>
      </w:r>
      <w:r w:rsidR="002B0335">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sidR="004641A5">
        <w:rPr>
          <w:rFonts w:eastAsiaTheme="minorEastAsia"/>
          <w:vertAlign w:val="superscript"/>
        </w:rPr>
        <w:fldChar w:fldCharType="separate"/>
      </w:r>
      <w:r w:rsidR="004641A5" w:rsidRPr="004641A5">
        <w:rPr>
          <w:rFonts w:eastAsiaTheme="minorEastAsia"/>
          <w:noProof/>
        </w:rPr>
        <w:t>Puente</w:t>
      </w:r>
      <w:r w:rsidR="002B0335">
        <w:rPr>
          <w:rFonts w:eastAsiaTheme="minorEastAsia"/>
          <w:noProof/>
        </w:rPr>
        <w:t>-</w:t>
      </w:r>
      <w:r w:rsidR="004641A5" w:rsidRPr="004641A5">
        <w:rPr>
          <w:rFonts w:eastAsiaTheme="minorEastAsia"/>
          <w:noProof/>
        </w:rPr>
        <w:t>Rolon 2012</w:t>
      </w:r>
      <w:r w:rsidR="004641A5">
        <w:rPr>
          <w:rFonts w:eastAsiaTheme="minorEastAsia"/>
          <w:vertAlign w:val="superscript"/>
        </w:rPr>
        <w:fldChar w:fldCharType="end"/>
      </w:r>
    </w:p>
    <w:p w14:paraId="62227AA1" w14:textId="5EB410EB" w:rsidR="009002A2" w:rsidRPr="009002A2" w:rsidRDefault="009002A2" w:rsidP="00450657">
      <w:pPr>
        <w:spacing w:after="0" w:line="240" w:lineRule="auto"/>
        <w:rPr>
          <w:rFonts w:eastAsiaTheme="minorEastAsia"/>
        </w:rPr>
      </w:pPr>
      <w:r>
        <w:rPr>
          <w:rFonts w:eastAsiaTheme="minorEastAsia"/>
          <w:vertAlign w:val="superscript"/>
        </w:rPr>
        <w:t>d</w:t>
      </w:r>
      <w:r>
        <w:rPr>
          <w:rFonts w:eastAsiaTheme="minorEastAsia"/>
          <w:vertAlign w:val="superscript"/>
        </w:rPr>
        <w:fldChar w:fldCharType="begin" w:fldLock="1"/>
      </w:r>
      <w:r w:rsidR="00A30061">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Pr>
          <w:rFonts w:eastAsiaTheme="minorEastAsia"/>
          <w:vertAlign w:val="superscript"/>
        </w:rPr>
        <w:fldChar w:fldCharType="separate"/>
      </w:r>
      <w:r w:rsidRPr="009002A2">
        <w:rPr>
          <w:rFonts w:eastAsiaTheme="minorEastAsia"/>
          <w:noProof/>
        </w:rPr>
        <w:t>Huff 1978</w:t>
      </w:r>
      <w:r>
        <w:rPr>
          <w:rFonts w:eastAsiaTheme="minorEastAsia"/>
          <w:vertAlign w:val="superscript"/>
        </w:rPr>
        <w:fldChar w:fldCharType="end"/>
      </w:r>
    </w:p>
    <w:p w14:paraId="40C6B067" w14:textId="77777777" w:rsidR="00510D9F" w:rsidRDefault="00510D9F" w:rsidP="006D6A6C">
      <w:pPr>
        <w:spacing w:after="0" w:line="480" w:lineRule="auto"/>
        <w:rPr>
          <w:rFonts w:eastAsiaTheme="minorEastAsia"/>
        </w:rPr>
      </w:pP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1AE6B66A" w:rsidR="00CD2789" w:rsidRDefault="00073A88"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0.1</m:t>
                    </m:r>
                  </m:e>
                  <m:e>
                    <m:r>
                      <w:rPr>
                        <w:rFonts w:ascii="Cambria Math" w:hAnsi="Cambria Math"/>
                      </w:rPr>
                      <m:t>0</m:t>
                    </m:r>
                  </m:e>
                  <m:e>
                    <m:r>
                      <w:rPr>
                        <w:rFonts w:ascii="Cambria Math" w:hAnsi="Cambria Math"/>
                      </w:rPr>
                      <m:t>0.6</m:t>
                    </m:r>
                    <m:ctrlPr>
                      <w:rPr>
                        <w:rFonts w:ascii="Cambria Math" w:eastAsia="Cambria Math" w:hAnsi="Cambria Math" w:cs="Cambria Math"/>
                        <w:i/>
                      </w:rPr>
                    </m:ctrlPr>
                  </m:e>
                  <m:e>
                    <m:r>
                      <w:rPr>
                        <w:rFonts w:ascii="Cambria Math" w:eastAsia="Cambria Math" w:hAnsi="Cambria Math" w:cs="Cambria Math"/>
                      </w:rPr>
                      <m:t>1.35</m:t>
                    </m:r>
                  </m:e>
                </m:mr>
                <m:mr>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2319C43A" w14:textId="2E89B82B" w:rsidR="0028015D" w:rsidRDefault="0028015D"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414,379 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data and information from the U.S. Census Bureau to define three land use types</w:t>
      </w:r>
      <w:r w:rsidR="00C0601F">
        <w:rPr>
          <w:rFonts w:eastAsiaTheme="minorEastAsia"/>
        </w:rPr>
        <w:t xml:space="preserve"> across Puerto Rico</w:t>
      </w:r>
      <w:r w:rsidRPr="00B650C2">
        <w:rPr>
          <w:rFonts w:eastAsiaTheme="minorEastAsia"/>
        </w:rPr>
        <w:t>: urban, densely-populated rural, and sparsely-populated rural. Human persecution is a key threat to this species, so we considered habitat within sparsely populated areas to be “natural”, i.e. minimally 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49D031C2" w14:textId="6BD4BC88" w:rsidR="00B650C2" w:rsidRDefault="00B650C2" w:rsidP="00B650C2">
      <w:pPr>
        <w:spacing w:after="0" w:line="480" w:lineRule="auto"/>
        <w:rPr>
          <w:rFonts w:eastAsiaTheme="minorEastAsia"/>
        </w:rPr>
      </w:pPr>
    </w:p>
    <w:p w14:paraId="1EA0EBCA" w14:textId="2E8BF203" w:rsidR="00AA518B" w:rsidRDefault="00B650C2" w:rsidP="00B650C2">
      <w:pPr>
        <w:spacing w:after="0" w:line="480" w:lineRule="auto"/>
        <w:rPr>
          <w:rFonts w:eastAsiaTheme="minorEastAsia"/>
        </w:rPr>
      </w:pPr>
      <w:r>
        <w:rPr>
          <w:rFonts w:eastAsiaTheme="minorEastAsia"/>
          <w:noProof/>
        </w:rPr>
        <w:lastRenderedPageBreak/>
        <w:drawing>
          <wp:inline distT="0" distB="0" distL="0" distR="0" wp14:anchorId="27A008EC" wp14:editId="0942ED4D">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2"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7F1BD66E" w14:textId="77777777" w:rsidR="0049085E" w:rsidRDefault="0049085E" w:rsidP="00450657">
      <w:pPr>
        <w:spacing w:after="0" w:line="240" w:lineRule="auto"/>
        <w:rPr>
          <w:rFonts w:eastAsiaTheme="minorEastAsia"/>
          <w:b/>
          <w:bCs/>
        </w:rPr>
      </w:pPr>
    </w:p>
    <w:p w14:paraId="0BE40867" w14:textId="614CED75" w:rsidR="00AA518B" w:rsidRPr="00AA518B" w:rsidRDefault="00AA518B" w:rsidP="00450657">
      <w:pPr>
        <w:spacing w:after="0" w:line="240" w:lineRule="auto"/>
        <w:rPr>
          <w:rFonts w:eastAsiaTheme="minorEastAsia"/>
        </w:rPr>
      </w:pPr>
      <w:r>
        <w:rPr>
          <w:rFonts w:eastAsiaTheme="minorEastAsia"/>
          <w:b/>
          <w:bCs/>
        </w:rPr>
        <w:t xml:space="preserve">Figure </w:t>
      </w:r>
      <w:r w:rsidR="006A7B80">
        <w:rPr>
          <w:rFonts w:eastAsiaTheme="minorEastAsia"/>
          <w:b/>
          <w:bCs/>
        </w:rPr>
        <w:t>2</w:t>
      </w:r>
      <w:r>
        <w:rPr>
          <w:rFonts w:eastAsiaTheme="minorEastAsia"/>
          <w:b/>
          <w:bCs/>
        </w:rPr>
        <w:t>.</w:t>
      </w:r>
      <w:r>
        <w:rPr>
          <w:rFonts w:eastAsiaTheme="minorEastAsia"/>
        </w:rPr>
        <w:t xml:space="preserve"> </w:t>
      </w:r>
      <w:r w:rsidR="00B650C2">
        <w:rPr>
          <w:rFonts w:eastAsiaTheme="minorEastAsia"/>
        </w:rPr>
        <w:t>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densely-population rural) versus natural (sparsely-populated rural) areas.</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12C97BEF" w:rsidR="00E20A75" w:rsidRDefault="00E20A75" w:rsidP="00E20A75">
      <w:pPr>
        <w:spacing w:after="0" w:line="480" w:lineRule="auto"/>
        <w:ind w:firstLine="720"/>
        <w:rPr>
          <w:rFonts w:eastAsiaTheme="minorEastAsia"/>
        </w:rPr>
      </w:pPr>
      <w:r>
        <w:rPr>
          <w:rFonts w:eastAsiaTheme="minorEastAsia"/>
        </w:rPr>
        <w:t xml:space="preserve">We imposed density dependence on this population in the form of a simple population ceiling. Published estimates of PR boa density range from 1-6 boas/ha </w:t>
      </w:r>
      <w:r>
        <w:rPr>
          <w:rFonts w:eastAsiaTheme="minorEastAsia"/>
        </w:rPr>
        <w:fldChar w:fldCharType="begin" w:fldLock="1"/>
      </w:r>
      <w:r>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Pr>
          <w:rFonts w:eastAsiaTheme="minorEastAsia"/>
        </w:rPr>
        <w:fldChar w:fldCharType="separate"/>
      </w:r>
      <w:r w:rsidRPr="00E47218">
        <w:rPr>
          <w:rFonts w:eastAsiaTheme="minorEastAsia"/>
          <w:noProof/>
        </w:rPr>
        <w:t>(Mulero-Oliveras 2019)</w:t>
      </w:r>
      <w:r>
        <w:rPr>
          <w:rFonts w:eastAsiaTheme="minorEastAsia"/>
        </w:rPr>
        <w:fldChar w:fldCharType="end"/>
      </w:r>
      <w:r>
        <w:rPr>
          <w:rFonts w:eastAsiaTheme="minorEastAsia"/>
        </w:rPr>
        <w:t xml:space="preserve">. If all available habitat was used (379,029 ha), this corresponds to a maximum population size ranging from 379,029 to </w:t>
      </w:r>
      <w:r w:rsidRPr="005C075B">
        <w:t>1,137,087</w:t>
      </w:r>
      <w:r>
        <w:t xml:space="preserve"> </w:t>
      </w:r>
      <w:r>
        <w:rPr>
          <w:rFonts w:eastAsiaTheme="minorEastAsia"/>
        </w:rPr>
        <w:t>individuals. Although some studies have estimated higher boa densities in some areas (</w:t>
      </w:r>
      <w:commentRangeStart w:id="8"/>
      <w:r>
        <w:rPr>
          <w:rFonts w:eastAsiaTheme="minorEastAsia"/>
        </w:rPr>
        <w:t>6-7 boas/</w:t>
      </w:r>
      <w:commentRangeStart w:id="9"/>
      <w:r>
        <w:rPr>
          <w:rFonts w:eastAsiaTheme="minorEastAsia"/>
        </w:rPr>
        <w:t>ha</w:t>
      </w:r>
      <w:commentRangeEnd w:id="9"/>
      <w:r>
        <w:rPr>
          <w:rStyle w:val="CommentReference"/>
        </w:rPr>
        <w:commentReference w:id="9"/>
      </w:r>
      <w:commentRangeEnd w:id="8"/>
      <w:r w:rsidR="00EC225F">
        <w:rPr>
          <w:rStyle w:val="CommentReference"/>
        </w:rPr>
        <w:commentReference w:id="8"/>
      </w:r>
      <w:r>
        <w:rPr>
          <w:rFonts w:eastAsiaTheme="minorEastAsia"/>
        </w:rPr>
        <w:t xml:space="preserve">), all available estimates are from the northern part of the range where habitat is higher quality and densities are </w:t>
      </w:r>
      <w:r w:rsidR="00A22471">
        <w:rPr>
          <w:rFonts w:eastAsiaTheme="minorEastAsia"/>
        </w:rPr>
        <w:t xml:space="preserve">likely </w:t>
      </w:r>
      <w:r>
        <w:rPr>
          <w:rFonts w:eastAsiaTheme="minorEastAsia"/>
        </w:rPr>
        <w:t>greater</w:t>
      </w:r>
      <w:r w:rsidR="00A22471">
        <w:rPr>
          <w:rFonts w:eastAsiaTheme="minorEastAsia"/>
        </w:rPr>
        <w:t xml:space="preserve"> than in the southwest. </w:t>
      </w:r>
      <w:r>
        <w:rPr>
          <w:rFonts w:eastAsiaTheme="minorEastAsia"/>
        </w:rPr>
        <w:t xml:space="preserve">To account for variation in density and habitat quality across the island, we chose to set the maximum island-wide density at 3 boas/ha.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396C1F14" w:rsidR="00E20A75" w:rsidRDefault="00E20A75" w:rsidP="00E20A75">
      <w:pPr>
        <w:spacing w:after="0" w:line="480" w:lineRule="auto"/>
        <w:ind w:firstLine="720"/>
        <w:rPr>
          <w:rFonts w:eastAsiaTheme="minorEastAsia"/>
        </w:rPr>
      </w:pPr>
      <w:r>
        <w:rPr>
          <w:rFonts w:eastAsiaTheme="minorEastAsia"/>
        </w:rPr>
        <w:lastRenderedPageBreak/>
        <w:t xml:space="preserve">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 the ceiling. This approach is a simplified model of how carrying capacity would affect population demographics. It </w:t>
      </w:r>
      <w:ins w:id="10" w:author="ENE MU" w:date="2019-11-01T11:38:00Z">
        <w:r w:rsidR="00652A44">
          <w:rPr>
            <w:rFonts w:eastAsiaTheme="minorEastAsia"/>
          </w:rPr>
          <w:t xml:space="preserve">is </w:t>
        </w:r>
      </w:ins>
      <w:r>
        <w:rPr>
          <w:rFonts w:eastAsiaTheme="minorEastAsia"/>
        </w:rPr>
        <w:t xml:space="preserve">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t>Initial Population Size</w:t>
      </w:r>
    </w:p>
    <w:p w14:paraId="15EC345A" w14:textId="77777777" w:rsidR="00E20A75" w:rsidRDefault="00E20A75" w:rsidP="00E20A75">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boas in the current population. We chose a maximum current density lower than that estimated by published studies from the north (up to 7 boas/ha) to account for the fact that densities are likely lower in other parts of the range. 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660B4CB3" w:rsidR="00217027" w:rsidRDefault="00217027" w:rsidP="00450657">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To incorporate uncertainty in our estimates of the average demographic rates, we </w:t>
      </w:r>
      <w:r>
        <w:rPr>
          <w:rFonts w:eastAsiaTheme="minorEastAsia"/>
        </w:rPr>
        <w:lastRenderedPageBreak/>
        <w:t>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 xml:space="preserve">For each transition probability, we randomly drew an average value for each iteration from a Beta distribution, using the method-of-moments method to calculate the shape parameters. For the fecundity rates, we randomly drew an average value from a Log-normal distribution.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5EC7BFD4" w:rsidR="00CB2972" w:rsidRPr="00B46480" w:rsidRDefault="00EC2593" w:rsidP="00450657">
      <w:pPr>
        <w:spacing w:after="0" w:line="480" w:lineRule="auto"/>
        <w:ind w:firstLine="720"/>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Transition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1331A979" w:rsidR="00CB2972" w:rsidRDefault="00286121" w:rsidP="00450657">
      <w:pPr>
        <w:spacing w:after="0" w:line="480" w:lineRule="auto"/>
        <w:ind w:firstLine="720"/>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falling within sparsely-population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within densely-population 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w:t>
      </w:r>
      <w:r w:rsidR="00DD6D97">
        <w:rPr>
          <w:rFonts w:eastAsiaTheme="minorEastAsia"/>
        </w:rPr>
        <w:lastRenderedPageBreak/>
        <w:t>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190E9E17" w:rsidR="009627CF" w:rsidRDefault="009627CF" w:rsidP="009627CF">
      <w:pPr>
        <w:spacing w:after="0" w:line="480" w:lineRule="auto"/>
        <w:ind w:firstLine="720"/>
        <w:rPr>
          <w:rFonts w:eastAsiaTheme="minorEastAsia"/>
        </w:rPr>
      </w:pPr>
      <w:r w:rsidRPr="009C4879">
        <w:rPr>
          <w:rFonts w:eastAsiaTheme="minorEastAsia"/>
        </w:rPr>
        <w:t>Most of the demographic rates used in this model have not been empirically estimated for this population, therefore we relied on approximation by the expert team. To evaluate the sensitivity of 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215,000 and 1,000,000, respectively</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e population remained stable or grew by determining whether the population size in the final year was greater than or equal to the initial population size. We also calculated the probability of quasi-extinction at the most conservative threshold (5000 individuals) by finding the proportion of replicates in which the population size fell below 5000.</w:t>
      </w:r>
    </w:p>
    <w:p w14:paraId="7C46C5BA" w14:textId="39A50F1B" w:rsidR="005844B8" w:rsidRDefault="002D7CA6" w:rsidP="002D7CA6">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 per scenario and compared the probabilities of population growth, decline, and quasi-extinction.</w:t>
      </w:r>
    </w:p>
    <w:p w14:paraId="421C6948" w14:textId="77777777" w:rsidR="005844B8" w:rsidRDefault="005844B8" w:rsidP="005844B8">
      <w:pPr>
        <w:spacing w:line="480" w:lineRule="auto"/>
        <w:rPr>
          <w:noProof/>
        </w:rPr>
      </w:pPr>
      <w:r w:rsidRPr="006352FB">
        <w:rPr>
          <w:noProof/>
        </w:rPr>
        <w:t xml:space="preserve"> </w:t>
      </w:r>
    </w:p>
    <w:p w14:paraId="4416108B" w14:textId="03838D1E" w:rsidR="009627CF" w:rsidRPr="009627CF" w:rsidRDefault="009627CF" w:rsidP="009627CF">
      <w:pPr>
        <w:spacing w:after="0" w:line="480" w:lineRule="auto"/>
        <w:ind w:firstLine="720"/>
      </w:pPr>
    </w:p>
    <w:p w14:paraId="26E55AE7" w14:textId="77777777" w:rsidR="009627CF" w:rsidRPr="009627CF" w:rsidRDefault="009627CF" w:rsidP="009627CF">
      <w:pPr>
        <w:spacing w:after="0" w:line="480" w:lineRule="auto"/>
        <w:ind w:firstLine="720"/>
        <w:rPr>
          <w:rFonts w:eastAsiaTheme="minorEastAsia"/>
          <w:i/>
          <w:iCs/>
        </w:rPr>
      </w:pPr>
    </w:p>
    <w:p w14:paraId="45EA7A2A" w14:textId="77777777" w:rsidR="009627CF" w:rsidRDefault="009627CF" w:rsidP="009627CF">
      <w:pPr>
        <w:spacing w:after="0" w:line="480" w:lineRule="auto"/>
        <w:rPr>
          <w:rFonts w:eastAsiaTheme="minorEastAsia"/>
          <w:noProof/>
        </w:rPr>
      </w:pPr>
      <w:r>
        <w:rPr>
          <w:rFonts w:eastAsiaTheme="minorEastAsia"/>
        </w:rPr>
        <w:t xml:space="preserve"> </w:t>
      </w:r>
    </w:p>
    <w:p w14:paraId="4F5D7573" w14:textId="77777777" w:rsidR="009627CF" w:rsidRDefault="009627CF" w:rsidP="009627CF">
      <w:pPr>
        <w:spacing w:line="480" w:lineRule="auto"/>
        <w:rPr>
          <w:rFonts w:eastAsiaTheme="minorEastAsia"/>
          <w:noProof/>
        </w:rPr>
      </w:pPr>
      <w:r>
        <w:rPr>
          <w:rFonts w:eastAsiaTheme="minorEastAsia"/>
          <w:noProof/>
        </w:rPr>
        <w:drawing>
          <wp:inline distT="0" distB="0" distL="0" distR="0" wp14:anchorId="3CC9370A" wp14:editId="0E5153CD">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4F6F8E99" w14:textId="77777777" w:rsidR="009627CF" w:rsidRDefault="009627CF" w:rsidP="009627CF">
      <w:pPr>
        <w:spacing w:line="480" w:lineRule="auto"/>
        <w:rPr>
          <w:rFonts w:eastAsiaTheme="minorEastAsia"/>
          <w:noProof/>
        </w:rPr>
      </w:pPr>
      <w:r>
        <w:rPr>
          <w:rFonts w:eastAsiaTheme="minorEastAsia"/>
          <w:noProof/>
        </w:rPr>
        <w:drawing>
          <wp:inline distT="0" distB="0" distL="0" distR="0" wp14:anchorId="610898CB" wp14:editId="21DA7BDD">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05BE6AE9" w14:textId="058E02D6" w:rsidR="009627CF" w:rsidRPr="002E34DB" w:rsidRDefault="009627CF" w:rsidP="009627CF">
      <w:pPr>
        <w:spacing w:line="240" w:lineRule="auto"/>
        <w:rPr>
          <w:rFonts w:eastAsiaTheme="minorEastAsia"/>
          <w:b/>
          <w:bCs/>
          <w:noProof/>
        </w:rPr>
      </w:pPr>
      <w:commentRangeStart w:id="11"/>
      <w:r w:rsidRPr="002E34DB">
        <w:rPr>
          <w:rFonts w:eastAsiaTheme="minorEastAsia"/>
          <w:b/>
          <w:bCs/>
          <w:noProof/>
        </w:rPr>
        <w:t>Figure</w:t>
      </w:r>
      <w:r>
        <w:rPr>
          <w:rFonts w:eastAsiaTheme="minorEastAsia"/>
          <w:b/>
          <w:bCs/>
          <w:noProof/>
        </w:rPr>
        <w:t xml:space="preserve"> </w:t>
      </w:r>
      <w:r w:rsidR="00BD157F">
        <w:rPr>
          <w:rFonts w:eastAsiaTheme="minorEastAsia"/>
          <w:b/>
          <w:bCs/>
          <w:noProof/>
        </w:rPr>
        <w:t>X</w:t>
      </w:r>
      <w:commentRangeEnd w:id="11"/>
      <w:r w:rsidR="005205A1">
        <w:rPr>
          <w:rStyle w:val="CommentReference"/>
        </w:rPr>
        <w:commentReference w:id="11"/>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w:t>
      </w:r>
      <w:r w:rsidR="00BD157F">
        <w:rPr>
          <w:rFonts w:eastAsiaTheme="minorEastAsia"/>
          <w:noProof/>
        </w:rPr>
        <w:t xml:space="preserve">(A) </w:t>
      </w:r>
      <w:r>
        <w:rPr>
          <w:rFonts w:eastAsiaTheme="minorEastAsia"/>
          <w:noProof/>
        </w:rPr>
        <w:t>for each stage (adult – orange, subadult – blue, juvenile – green, young – purple)</w:t>
      </w:r>
      <w:r w:rsidR="00BD157F">
        <w:rPr>
          <w:rFonts w:eastAsiaTheme="minorEastAsia"/>
          <w:noProof/>
        </w:rPr>
        <w:t xml:space="preserve"> and fecundity (B).</w:t>
      </w:r>
      <w:r>
        <w:rPr>
          <w:rFonts w:eastAsiaTheme="minorEastAsia"/>
          <w:noProof/>
        </w:rPr>
        <w:t xml:space="preserve"> </w:t>
      </w:r>
      <w:r w:rsidRPr="002E34DB">
        <w:rPr>
          <w:rFonts w:eastAsiaTheme="minorEastAsia"/>
          <w:b/>
          <w:bCs/>
          <w:noProof/>
        </w:rPr>
        <w:t xml:space="preserve"> </w:t>
      </w:r>
      <w:r w:rsidRPr="002E34DB">
        <w:rPr>
          <w:rFonts w:eastAsiaTheme="minorEastAsia"/>
          <w:b/>
          <w:bCs/>
          <w:noProof/>
        </w:rPr>
        <w:br w:type="page"/>
      </w:r>
    </w:p>
    <w:p w14:paraId="76FC70AD" w14:textId="4F8C5B51" w:rsidR="00A94E62" w:rsidRDefault="00015663" w:rsidP="006D6A6C">
      <w:pPr>
        <w:spacing w:after="0" w:line="480" w:lineRule="auto"/>
        <w:rPr>
          <w:rFonts w:eastAsiaTheme="minorEastAsia"/>
        </w:rPr>
      </w:pPr>
      <w:r w:rsidRPr="00AB6CC9">
        <w:rPr>
          <w:rFonts w:eastAsiaTheme="minorEastAsia"/>
          <w:i/>
        </w:rPr>
        <w:lastRenderedPageBreak/>
        <w:t>Future</w:t>
      </w:r>
      <w:r w:rsidR="00A94E62" w:rsidRPr="00AB6CC9">
        <w:rPr>
          <w:rFonts w:eastAsiaTheme="minorEastAsia"/>
          <w:i/>
        </w:rPr>
        <w:t xml:space="preserve"> Scenarios</w:t>
      </w:r>
    </w:p>
    <w:p w14:paraId="7C2076C5" w14:textId="47C32FF4" w:rsidR="00495509" w:rsidRDefault="002134FC" w:rsidP="00A30061">
      <w:pPr>
        <w:spacing w:after="0" w:line="480" w:lineRule="auto"/>
        <w:ind w:firstLine="720"/>
        <w:rPr>
          <w:rFonts w:eastAsiaTheme="minorEastAsia"/>
        </w:rPr>
      </w:pPr>
      <w:r>
        <w:rPr>
          <w:rFonts w:eastAsiaTheme="minorEastAsia"/>
        </w:rPr>
        <w:t xml:space="preserve">The key threats to this species are habitat loss and human interactions,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but not in a purely developed landscape.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(Figure 3).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Pr>
          <w:rFonts w:eastAsiaTheme="minorEastAsia"/>
        </w:rPr>
        <w:t xml:space="preserve"> the </w:t>
      </w:r>
      <w:r w:rsidR="00BD157F">
        <w:rPr>
          <w:rFonts w:eastAsiaTheme="minorEastAsia"/>
        </w:rPr>
        <w:t>percent of habitat within developed areas</w:t>
      </w:r>
      <w:r>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w:t>
      </w:r>
      <w:r w:rsidR="007A1583">
        <w:rPr>
          <w:rFonts w:eastAsiaTheme="minorEastAsia"/>
        </w:rPr>
        <w:t xml:space="preserve"> </w:t>
      </w:r>
      <w:r w:rsidR="00495509">
        <w:rPr>
          <w:rFonts w:eastAsiaTheme="minorEastAsia"/>
        </w:rPr>
        <w:t xml:space="preserve">(Figure 3). </w:t>
      </w:r>
    </w:p>
    <w:p w14:paraId="26137E88" w14:textId="26412D31" w:rsidR="00A30061" w:rsidRDefault="00A30061" w:rsidP="00A30061">
      <w:pPr>
        <w:spacing w:after="0" w:line="480" w:lineRule="auto"/>
        <w:ind w:firstLine="720"/>
        <w:rPr>
          <w:rFonts w:eastAsiaTheme="minorEastAsia"/>
        </w:rPr>
      </w:pPr>
    </w:p>
    <w:p w14:paraId="2D6F64E1" w14:textId="77777777" w:rsidR="00A30061" w:rsidRDefault="00A30061" w:rsidP="00A30061">
      <w:pPr>
        <w:spacing w:after="0" w:line="480" w:lineRule="auto"/>
        <w:ind w:firstLine="720"/>
        <w:rPr>
          <w:rFonts w:eastAsiaTheme="minorEastAsia"/>
        </w:rPr>
      </w:pPr>
    </w:p>
    <w:p w14:paraId="35AF9D33" w14:textId="4196C436" w:rsidR="00495509" w:rsidRDefault="009C4879" w:rsidP="006D6A6C">
      <w:pPr>
        <w:spacing w:after="0" w:line="480" w:lineRule="auto"/>
        <w:rPr>
          <w:rFonts w:eastAsiaTheme="minorEastAsia"/>
        </w:rPr>
      </w:pPr>
      <w:r>
        <w:rPr>
          <w:rFonts w:eastAsiaTheme="minorEastAsia"/>
          <w:noProof/>
        </w:rPr>
        <w:drawing>
          <wp:inline distT="0" distB="0" distL="0" distR="0" wp14:anchorId="4FF231BE" wp14:editId="43FBDA27">
            <wp:extent cx="5943600" cy="3562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3C941551" w14:textId="6BC4739F" w:rsidR="00495509" w:rsidRDefault="00987D1B" w:rsidP="006D6A6C">
      <w:pPr>
        <w:spacing w:after="0" w:line="240" w:lineRule="auto"/>
        <w:rPr>
          <w:rFonts w:eastAsiaTheme="minorEastAsia"/>
        </w:rPr>
      </w:pPr>
      <w:r w:rsidRPr="00987D1B">
        <w:rPr>
          <w:rFonts w:eastAsiaTheme="minorEastAsia"/>
          <w:b/>
          <w:bCs/>
        </w:rPr>
        <w:t>Figure 3</w:t>
      </w:r>
      <w:r>
        <w:rPr>
          <w:rFonts w:eastAsiaTheme="minorEastAsia"/>
        </w:rPr>
        <w:t xml:space="preserve">.  </w:t>
      </w:r>
      <w:r w:rsidR="00D619A4">
        <w:rPr>
          <w:rFonts w:eastAsiaTheme="minorEastAsia"/>
        </w:rPr>
        <w:t>C</w:t>
      </w:r>
      <w:r>
        <w:rPr>
          <w:rFonts w:eastAsiaTheme="minorEastAsia"/>
        </w:rPr>
        <w:t xml:space="preserve">hange in the total habitat area and the proportion of habitat falling within an urban area </w:t>
      </w:r>
      <w:r w:rsidR="00D619A4">
        <w:rPr>
          <w:rFonts w:eastAsiaTheme="minorEastAsia"/>
        </w:rPr>
        <w:t>under</w:t>
      </w:r>
      <w:r>
        <w:rPr>
          <w:rFonts w:eastAsiaTheme="minorEastAsia"/>
        </w:rPr>
        <w:t xml:space="preserve"> </w:t>
      </w:r>
      <w:r w:rsidR="007A1583">
        <w:rPr>
          <w:rFonts w:eastAsiaTheme="minorEastAsia"/>
        </w:rPr>
        <w:t>four</w:t>
      </w:r>
      <w:r>
        <w:rPr>
          <w:rFonts w:eastAsiaTheme="minorEastAsia"/>
        </w:rPr>
        <w:t xml:space="preserve"> future scenarios</w:t>
      </w:r>
      <w:r w:rsidR="007A1583">
        <w:rPr>
          <w:rFonts w:eastAsiaTheme="minorEastAsia"/>
        </w:rPr>
        <w:t>, each representing a different rate of urbanization (0% per decade, 8% per decade, 16% per decade, or 24% per decade)</w:t>
      </w:r>
      <w:r>
        <w:rPr>
          <w:rFonts w:eastAsiaTheme="minorEastAsia"/>
        </w:rPr>
        <w:t>. These scenarios are based on an analysis by Castro-Prieto et al (2017) and described in text.</w:t>
      </w:r>
    </w:p>
    <w:p w14:paraId="40FD5D1A" w14:textId="227CECE0" w:rsidR="00214D7F" w:rsidRDefault="00214D7F" w:rsidP="006D6A6C">
      <w:pPr>
        <w:spacing w:after="0" w:line="480" w:lineRule="auto"/>
        <w:rPr>
          <w:rFonts w:eastAsiaTheme="minorEastAsia"/>
        </w:rPr>
      </w:pPr>
    </w:p>
    <w:p w14:paraId="4F44655A" w14:textId="77777777" w:rsidR="00214D7F" w:rsidRDefault="00214D7F" w:rsidP="006D6A6C">
      <w:pPr>
        <w:spacing w:after="0" w:line="240" w:lineRule="auto"/>
        <w:rPr>
          <w:rFonts w:eastAsiaTheme="minorEastAsia"/>
        </w:rPr>
      </w:pPr>
    </w:p>
    <w:p w14:paraId="3AB09334" w14:textId="5D778AFF" w:rsidR="00214D7F" w:rsidRDefault="00214D7F" w:rsidP="006D6A6C">
      <w:pPr>
        <w:spacing w:after="0" w:line="240" w:lineRule="auto"/>
        <w:rPr>
          <w:rFonts w:eastAsiaTheme="minorEastAsia"/>
        </w:rPr>
      </w:pPr>
      <w:r w:rsidRPr="00214D7F">
        <w:rPr>
          <w:rFonts w:eastAsiaTheme="minorEastAsia"/>
          <w:b/>
          <w:bCs/>
        </w:rPr>
        <w:t>Table 4.</w:t>
      </w:r>
      <w:r>
        <w:rPr>
          <w:rFonts w:eastAsiaTheme="minorEastAsia"/>
        </w:rPr>
        <w:t xml:space="preserve"> The total habitat area and proportion of habitat falling within an urban area in 30 years under four potential rates of urban growth. </w:t>
      </w:r>
    </w:p>
    <w:tbl>
      <w:tblPr>
        <w:tblStyle w:val="TableGrid"/>
        <w:tblW w:w="9467"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99"/>
        <w:gridCol w:w="2299"/>
        <w:gridCol w:w="2299"/>
        <w:gridCol w:w="2570"/>
      </w:tblGrid>
      <w:tr w:rsidR="009C4879" w14:paraId="0C7E33CB" w14:textId="77777777" w:rsidTr="00214D7F">
        <w:trPr>
          <w:trHeight w:val="537"/>
        </w:trPr>
        <w:tc>
          <w:tcPr>
            <w:tcW w:w="2299" w:type="dxa"/>
            <w:vMerge w:val="restart"/>
            <w:tcBorders>
              <w:top w:val="single" w:sz="4" w:space="0" w:color="auto"/>
            </w:tcBorders>
            <w:vAlign w:val="center"/>
          </w:tcPr>
          <w:p w14:paraId="5F725C27" w14:textId="733DC266" w:rsidR="009C4879" w:rsidRDefault="009C4879" w:rsidP="009C4879">
            <w:pPr>
              <w:jc w:val="center"/>
              <w:rPr>
                <w:rFonts w:ascii="Calibri" w:hAnsi="Calibri" w:cs="Calibri"/>
                <w:color w:val="000000"/>
              </w:rPr>
            </w:pPr>
            <w:r>
              <w:rPr>
                <w:rFonts w:ascii="Calibri" w:hAnsi="Calibri" w:cs="Calibri"/>
                <w:color w:val="000000"/>
              </w:rPr>
              <w:t>Scenario</w:t>
            </w:r>
          </w:p>
        </w:tc>
        <w:tc>
          <w:tcPr>
            <w:tcW w:w="2299" w:type="dxa"/>
            <w:vMerge w:val="restart"/>
            <w:tcBorders>
              <w:top w:val="single" w:sz="4" w:space="0" w:color="auto"/>
            </w:tcBorders>
            <w:vAlign w:val="center"/>
          </w:tcPr>
          <w:p w14:paraId="41462C3E" w14:textId="75D1306A" w:rsidR="009C4879" w:rsidRDefault="009C4879" w:rsidP="009C4879">
            <w:pPr>
              <w:jc w:val="center"/>
              <w:rPr>
                <w:rFonts w:ascii="Calibri" w:hAnsi="Calibri" w:cs="Calibri"/>
                <w:color w:val="000000"/>
              </w:rPr>
            </w:pPr>
            <w:r>
              <w:rPr>
                <w:rFonts w:ascii="Calibri" w:hAnsi="Calibri" w:cs="Calibri"/>
                <w:color w:val="000000"/>
              </w:rPr>
              <w:t>Urban growth per decade</w:t>
            </w:r>
          </w:p>
        </w:tc>
        <w:tc>
          <w:tcPr>
            <w:tcW w:w="2299" w:type="dxa"/>
            <w:vMerge w:val="restart"/>
            <w:tcBorders>
              <w:top w:val="single" w:sz="4" w:space="0" w:color="auto"/>
            </w:tcBorders>
            <w:vAlign w:val="center"/>
          </w:tcPr>
          <w:p w14:paraId="2A46E82B" w14:textId="7ED58DF6" w:rsidR="009C4879" w:rsidRDefault="009C4879" w:rsidP="009C4879">
            <w:pPr>
              <w:jc w:val="center"/>
              <w:rPr>
                <w:rFonts w:ascii="Calibri" w:hAnsi="Calibri" w:cs="Calibri"/>
                <w:color w:val="000000"/>
              </w:rPr>
            </w:pPr>
            <w:r>
              <w:rPr>
                <w:rFonts w:ascii="Calibri" w:hAnsi="Calibri" w:cs="Calibri"/>
                <w:color w:val="000000"/>
              </w:rPr>
              <w:t>Total habitat area in final year (ha)</w:t>
            </w:r>
          </w:p>
        </w:tc>
        <w:tc>
          <w:tcPr>
            <w:tcW w:w="2570" w:type="dxa"/>
            <w:vMerge w:val="restart"/>
            <w:tcBorders>
              <w:top w:val="single" w:sz="4" w:space="0" w:color="auto"/>
            </w:tcBorders>
            <w:vAlign w:val="center"/>
          </w:tcPr>
          <w:p w14:paraId="6C90DD14" w14:textId="56CC9A06" w:rsidR="009C4879" w:rsidRDefault="009C4879" w:rsidP="009C4879">
            <w:pPr>
              <w:jc w:val="center"/>
              <w:rPr>
                <w:rFonts w:ascii="Calibri" w:hAnsi="Calibri" w:cs="Calibri"/>
                <w:color w:val="000000"/>
              </w:rPr>
            </w:pPr>
            <w:r>
              <w:rPr>
                <w:rFonts w:ascii="Calibri" w:hAnsi="Calibri" w:cs="Calibri"/>
                <w:color w:val="000000"/>
              </w:rPr>
              <w:t>Percent of habitat in developed areas in final year</w:t>
            </w:r>
          </w:p>
        </w:tc>
      </w:tr>
      <w:tr w:rsidR="009C4879" w14:paraId="615B69DA" w14:textId="77777777" w:rsidTr="00214D7F">
        <w:trPr>
          <w:trHeight w:val="537"/>
        </w:trPr>
        <w:tc>
          <w:tcPr>
            <w:tcW w:w="2299" w:type="dxa"/>
            <w:vMerge/>
            <w:tcBorders>
              <w:bottom w:val="single" w:sz="4" w:space="0" w:color="auto"/>
            </w:tcBorders>
            <w:vAlign w:val="center"/>
          </w:tcPr>
          <w:p w14:paraId="60959908" w14:textId="77777777" w:rsidR="009C4879" w:rsidRDefault="009C4879" w:rsidP="009C4879">
            <w:pPr>
              <w:jc w:val="center"/>
              <w:rPr>
                <w:rFonts w:ascii="Calibri" w:hAnsi="Calibri" w:cs="Calibri"/>
                <w:color w:val="000000"/>
              </w:rPr>
            </w:pPr>
          </w:p>
        </w:tc>
        <w:tc>
          <w:tcPr>
            <w:tcW w:w="2299" w:type="dxa"/>
            <w:vMerge/>
            <w:tcBorders>
              <w:bottom w:val="single" w:sz="4" w:space="0" w:color="auto"/>
            </w:tcBorders>
            <w:vAlign w:val="center"/>
          </w:tcPr>
          <w:p w14:paraId="661CC123" w14:textId="77777777" w:rsidR="009C4879" w:rsidRDefault="009C4879" w:rsidP="009C4879">
            <w:pPr>
              <w:jc w:val="center"/>
            </w:pPr>
          </w:p>
        </w:tc>
        <w:tc>
          <w:tcPr>
            <w:tcW w:w="2299" w:type="dxa"/>
            <w:vMerge/>
            <w:tcBorders>
              <w:bottom w:val="single" w:sz="4" w:space="0" w:color="auto"/>
            </w:tcBorders>
            <w:vAlign w:val="center"/>
          </w:tcPr>
          <w:p w14:paraId="5AD778A0" w14:textId="77777777" w:rsidR="009C4879" w:rsidRDefault="009C4879" w:rsidP="009C4879">
            <w:pPr>
              <w:jc w:val="center"/>
            </w:pPr>
          </w:p>
        </w:tc>
        <w:tc>
          <w:tcPr>
            <w:tcW w:w="2570" w:type="dxa"/>
            <w:vMerge/>
            <w:tcBorders>
              <w:bottom w:val="single" w:sz="4" w:space="0" w:color="auto"/>
            </w:tcBorders>
            <w:vAlign w:val="center"/>
          </w:tcPr>
          <w:p w14:paraId="173B849E" w14:textId="77777777" w:rsidR="009C4879" w:rsidRDefault="009C4879" w:rsidP="009C4879">
            <w:pPr>
              <w:jc w:val="center"/>
            </w:pPr>
          </w:p>
        </w:tc>
      </w:tr>
      <w:tr w:rsidR="009C4879" w14:paraId="58236B3D" w14:textId="77777777" w:rsidTr="00214D7F">
        <w:tc>
          <w:tcPr>
            <w:tcW w:w="2299" w:type="dxa"/>
            <w:tcBorders>
              <w:top w:val="single" w:sz="4" w:space="0" w:color="auto"/>
            </w:tcBorders>
            <w:vAlign w:val="center"/>
          </w:tcPr>
          <w:p w14:paraId="0AF8C2D7" w14:textId="15674A08" w:rsidR="009C4879" w:rsidRDefault="009C4879" w:rsidP="009C4879">
            <w:pPr>
              <w:jc w:val="center"/>
              <w:rPr>
                <w:rFonts w:ascii="Calibri" w:hAnsi="Calibri" w:cs="Calibri"/>
                <w:color w:val="000000"/>
              </w:rPr>
            </w:pPr>
            <w:r>
              <w:rPr>
                <w:rFonts w:ascii="Calibri" w:hAnsi="Calibri" w:cs="Calibri"/>
                <w:color w:val="000000"/>
              </w:rPr>
              <w:t>No further urbanization</w:t>
            </w:r>
          </w:p>
        </w:tc>
        <w:tc>
          <w:tcPr>
            <w:tcW w:w="2299" w:type="dxa"/>
            <w:tcBorders>
              <w:top w:val="single" w:sz="4" w:space="0" w:color="auto"/>
            </w:tcBorders>
            <w:vAlign w:val="center"/>
          </w:tcPr>
          <w:p w14:paraId="04576223" w14:textId="47D30013" w:rsidR="009C4879" w:rsidRDefault="009C4879" w:rsidP="009C4879">
            <w:pPr>
              <w:jc w:val="center"/>
            </w:pPr>
            <w:r>
              <w:t>0%</w:t>
            </w:r>
          </w:p>
        </w:tc>
        <w:tc>
          <w:tcPr>
            <w:tcW w:w="2299" w:type="dxa"/>
            <w:tcBorders>
              <w:top w:val="single" w:sz="4" w:space="0" w:color="auto"/>
            </w:tcBorders>
            <w:vAlign w:val="center"/>
          </w:tcPr>
          <w:p w14:paraId="6EC4663F" w14:textId="6FF9B46F" w:rsidR="009C4879" w:rsidRDefault="009C4879" w:rsidP="009C4879">
            <w:pPr>
              <w:jc w:val="center"/>
            </w:pPr>
            <w:r>
              <w:t>379,029</w:t>
            </w:r>
          </w:p>
        </w:tc>
        <w:tc>
          <w:tcPr>
            <w:tcW w:w="2570" w:type="dxa"/>
            <w:tcBorders>
              <w:top w:val="single" w:sz="4" w:space="0" w:color="auto"/>
            </w:tcBorders>
            <w:vAlign w:val="center"/>
          </w:tcPr>
          <w:p w14:paraId="7F937CB0" w14:textId="6A95C9CA" w:rsidR="009C4879" w:rsidRDefault="009C4879" w:rsidP="009C4879">
            <w:pPr>
              <w:jc w:val="center"/>
            </w:pPr>
            <w:r>
              <w:t>43%</w:t>
            </w:r>
          </w:p>
        </w:tc>
      </w:tr>
      <w:tr w:rsidR="009C4879" w14:paraId="1F2317DD" w14:textId="77777777" w:rsidTr="00214D7F">
        <w:tc>
          <w:tcPr>
            <w:tcW w:w="2299" w:type="dxa"/>
            <w:vAlign w:val="center"/>
          </w:tcPr>
          <w:p w14:paraId="61D5F460" w14:textId="1FF9E69C" w:rsidR="009C4879" w:rsidRDefault="009C4879" w:rsidP="009C4879">
            <w:pPr>
              <w:jc w:val="center"/>
              <w:rPr>
                <w:rFonts w:ascii="Calibri" w:hAnsi="Calibri" w:cs="Calibri"/>
                <w:color w:val="000000"/>
              </w:rPr>
            </w:pPr>
            <w:r>
              <w:rPr>
                <w:rFonts w:ascii="Calibri" w:hAnsi="Calibri" w:cs="Calibri"/>
                <w:color w:val="000000"/>
              </w:rPr>
              <w:t>Reduced urbanization</w:t>
            </w:r>
          </w:p>
        </w:tc>
        <w:tc>
          <w:tcPr>
            <w:tcW w:w="2299" w:type="dxa"/>
            <w:vAlign w:val="center"/>
          </w:tcPr>
          <w:p w14:paraId="680CF252" w14:textId="07D5AA36" w:rsidR="009C4879" w:rsidRPr="006979C5" w:rsidRDefault="009C4879" w:rsidP="009C4879">
            <w:pPr>
              <w:jc w:val="center"/>
              <w:rPr>
                <w:rFonts w:ascii="Calibri" w:hAnsi="Calibri" w:cs="Calibri"/>
                <w:color w:val="000000"/>
              </w:rPr>
            </w:pPr>
            <w:r>
              <w:rPr>
                <w:rFonts w:ascii="Calibri" w:hAnsi="Calibri" w:cs="Calibri"/>
                <w:color w:val="000000"/>
              </w:rPr>
              <w:t>8%</w:t>
            </w:r>
          </w:p>
        </w:tc>
        <w:tc>
          <w:tcPr>
            <w:tcW w:w="2299" w:type="dxa"/>
            <w:vAlign w:val="center"/>
          </w:tcPr>
          <w:p w14:paraId="4F8FDB4C" w14:textId="42EAC48E" w:rsidR="009C4879" w:rsidRDefault="009C4879" w:rsidP="009C4879">
            <w:pPr>
              <w:jc w:val="center"/>
            </w:pPr>
            <w:r>
              <w:t>300,269</w:t>
            </w:r>
          </w:p>
        </w:tc>
        <w:tc>
          <w:tcPr>
            <w:tcW w:w="2570" w:type="dxa"/>
            <w:vAlign w:val="center"/>
          </w:tcPr>
          <w:p w14:paraId="5CDCD6A3" w14:textId="202EEB3F" w:rsidR="009C4879" w:rsidRDefault="009C4879" w:rsidP="009C4879">
            <w:pPr>
              <w:jc w:val="center"/>
            </w:pPr>
            <w:r>
              <w:t>54%</w:t>
            </w:r>
          </w:p>
        </w:tc>
      </w:tr>
      <w:tr w:rsidR="009C4879" w14:paraId="75D397D6" w14:textId="77777777" w:rsidTr="00214D7F">
        <w:tc>
          <w:tcPr>
            <w:tcW w:w="2299" w:type="dxa"/>
            <w:vAlign w:val="center"/>
          </w:tcPr>
          <w:p w14:paraId="20573B4D" w14:textId="7B76DA10" w:rsidR="009C4879" w:rsidRDefault="009C4879" w:rsidP="009C4879">
            <w:pPr>
              <w:jc w:val="center"/>
              <w:rPr>
                <w:rFonts w:ascii="Calibri" w:hAnsi="Calibri" w:cs="Calibri"/>
                <w:color w:val="000000"/>
              </w:rPr>
            </w:pPr>
            <w:r>
              <w:rPr>
                <w:rFonts w:ascii="Calibri" w:hAnsi="Calibri" w:cs="Calibri"/>
                <w:color w:val="000000"/>
              </w:rPr>
              <w:t>Status quo</w:t>
            </w:r>
          </w:p>
        </w:tc>
        <w:tc>
          <w:tcPr>
            <w:tcW w:w="2299" w:type="dxa"/>
            <w:vAlign w:val="center"/>
          </w:tcPr>
          <w:p w14:paraId="4D8AAD6C" w14:textId="0C941412" w:rsidR="009C4879" w:rsidRDefault="009C4879" w:rsidP="009C4879">
            <w:pPr>
              <w:jc w:val="center"/>
            </w:pPr>
            <w:r>
              <w:t>16%</w:t>
            </w:r>
          </w:p>
        </w:tc>
        <w:tc>
          <w:tcPr>
            <w:tcW w:w="2299" w:type="dxa"/>
            <w:vAlign w:val="center"/>
          </w:tcPr>
          <w:p w14:paraId="13BD7542" w14:textId="582A491D" w:rsidR="009C4879" w:rsidRDefault="009C4879" w:rsidP="009C4879">
            <w:pPr>
              <w:jc w:val="center"/>
            </w:pPr>
            <w:r>
              <w:t>237,427</w:t>
            </w:r>
          </w:p>
        </w:tc>
        <w:tc>
          <w:tcPr>
            <w:tcW w:w="2570" w:type="dxa"/>
            <w:vAlign w:val="center"/>
          </w:tcPr>
          <w:p w14:paraId="6648117B" w14:textId="69A763F6" w:rsidR="009C4879" w:rsidRDefault="009C4879" w:rsidP="009C4879">
            <w:pPr>
              <w:jc w:val="center"/>
            </w:pPr>
            <w:r>
              <w:t>58%</w:t>
            </w:r>
          </w:p>
        </w:tc>
      </w:tr>
      <w:tr w:rsidR="009C4879" w14:paraId="72A418D7" w14:textId="77777777" w:rsidTr="00214D7F">
        <w:tc>
          <w:tcPr>
            <w:tcW w:w="2299" w:type="dxa"/>
            <w:vAlign w:val="center"/>
          </w:tcPr>
          <w:p w14:paraId="5174EC1F" w14:textId="475864CF" w:rsidR="009C4879" w:rsidRDefault="009C4879" w:rsidP="009C4879">
            <w:pPr>
              <w:jc w:val="center"/>
              <w:rPr>
                <w:rFonts w:ascii="Calibri" w:hAnsi="Calibri" w:cs="Calibri"/>
                <w:color w:val="000000"/>
              </w:rPr>
            </w:pPr>
            <w:r>
              <w:rPr>
                <w:rFonts w:ascii="Calibri" w:hAnsi="Calibri" w:cs="Calibri"/>
                <w:color w:val="000000"/>
              </w:rPr>
              <w:t>Increased urbanization</w:t>
            </w:r>
          </w:p>
        </w:tc>
        <w:tc>
          <w:tcPr>
            <w:tcW w:w="2299" w:type="dxa"/>
            <w:vAlign w:val="center"/>
          </w:tcPr>
          <w:p w14:paraId="0D933303" w14:textId="5D954C59" w:rsidR="009C4879" w:rsidRDefault="009C4879" w:rsidP="009C4879">
            <w:pPr>
              <w:jc w:val="center"/>
            </w:pPr>
            <w:r>
              <w:t>24%</w:t>
            </w:r>
          </w:p>
        </w:tc>
        <w:tc>
          <w:tcPr>
            <w:tcW w:w="2299" w:type="dxa"/>
            <w:vAlign w:val="center"/>
          </w:tcPr>
          <w:p w14:paraId="48988A2E" w14:textId="41B77B5E" w:rsidR="009C4879" w:rsidRDefault="009C4879" w:rsidP="009C4879">
            <w:pPr>
              <w:jc w:val="center"/>
            </w:pPr>
            <w:r>
              <w:t>187,377</w:t>
            </w:r>
          </w:p>
        </w:tc>
        <w:tc>
          <w:tcPr>
            <w:tcW w:w="2570" w:type="dxa"/>
            <w:vAlign w:val="center"/>
          </w:tcPr>
          <w:p w14:paraId="1EF9DD1B" w14:textId="46880AC4" w:rsidR="009C4879" w:rsidRDefault="009C4879" w:rsidP="009C4879">
            <w:pPr>
              <w:jc w:val="center"/>
            </w:pPr>
            <w:r>
              <w:t>86%</w:t>
            </w:r>
          </w:p>
        </w:tc>
      </w:tr>
    </w:tbl>
    <w:p w14:paraId="20F12DAF" w14:textId="77777777" w:rsidR="00214D7F" w:rsidRDefault="00214D7F" w:rsidP="006D6A6C">
      <w:pPr>
        <w:spacing w:after="0" w:line="240" w:lineRule="auto"/>
        <w:rPr>
          <w:rFonts w:eastAsiaTheme="minorEastAsia"/>
        </w:rPr>
      </w:pPr>
    </w:p>
    <w:p w14:paraId="0BB6460B" w14:textId="61673B18" w:rsidR="00C353EB" w:rsidRDefault="00C353EB" w:rsidP="006D6A6C">
      <w:pPr>
        <w:spacing w:after="0" w:line="480" w:lineRule="auto"/>
        <w:rPr>
          <w:rFonts w:eastAsiaTheme="minorEastAsia"/>
        </w:rPr>
      </w:pPr>
    </w:p>
    <w:p w14:paraId="5052F245" w14:textId="77777777" w:rsidR="00B650C2" w:rsidRDefault="00B650C2" w:rsidP="006D6A6C">
      <w:pPr>
        <w:spacing w:after="0" w:line="480" w:lineRule="auto"/>
        <w:rPr>
          <w:rFonts w:eastAsiaTheme="minorEastAsia"/>
        </w:rPr>
      </w:pP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779FA4DD" w:rsidR="00015663" w:rsidRDefault="00D52E2F" w:rsidP="006D6A6C">
      <w:pPr>
        <w:spacing w:after="0" w:line="480" w:lineRule="auto"/>
        <w:ind w:firstLine="720"/>
        <w:rPr>
          <w:rFonts w:eastAsiaTheme="minorEastAsia"/>
        </w:rPr>
      </w:pPr>
      <w:r>
        <w:rPr>
          <w:rFonts w:eastAsiaTheme="minorEastAsia"/>
        </w:rPr>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w:t>
      </w:r>
      <w:r w:rsidR="00A44A76">
        <w:rPr>
          <w:rFonts w:eastAsiaTheme="minorEastAsia"/>
        </w:rPr>
        <w:t xml:space="preserve"> as calculated from the replication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493AB0CF" w14:textId="418BA5B2" w:rsidR="000D4071" w:rsidRDefault="000210EC" w:rsidP="006D6A6C">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 xml:space="preserve">50, </w:t>
      </w:r>
      <w:r w:rsidR="00445AC8">
        <w:rPr>
          <w:rFonts w:eastAsiaTheme="minorEastAsia"/>
        </w:rPr>
        <w:lastRenderedPageBreak/>
        <w:t>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occurred. </w:t>
      </w:r>
    </w:p>
    <w:p w14:paraId="3A07EC64" w14:textId="77777777" w:rsidR="0052605F" w:rsidRPr="000D4071" w:rsidRDefault="0052605F" w:rsidP="006D6A6C">
      <w:pPr>
        <w:spacing w:after="0" w:line="480" w:lineRule="auto"/>
        <w:rPr>
          <w:rFonts w:eastAsiaTheme="minorEastAsia"/>
        </w:rPr>
      </w:pPr>
    </w:p>
    <w:p w14:paraId="4ACFFE58" w14:textId="60BF3DC6" w:rsidR="002836A7" w:rsidRDefault="002836A7" w:rsidP="006D6A6C">
      <w:pPr>
        <w:spacing w:after="0" w:line="480" w:lineRule="auto"/>
        <w:rPr>
          <w:rFonts w:eastAsiaTheme="minorEastAsia"/>
          <w:b/>
        </w:rPr>
      </w:pPr>
    </w:p>
    <w:p w14:paraId="23B1CAF2" w14:textId="56364226" w:rsidR="0052605F" w:rsidRDefault="00076575" w:rsidP="006D6A6C">
      <w:pPr>
        <w:spacing w:after="0" w:line="480" w:lineRule="auto"/>
        <w:rPr>
          <w:rFonts w:eastAsiaTheme="minorEastAsia"/>
          <w:b/>
        </w:rPr>
      </w:pPr>
      <w:commentRangeStart w:id="12"/>
      <w:r>
        <w:rPr>
          <w:rFonts w:eastAsiaTheme="minorEastAsia"/>
          <w:b/>
          <w:noProof/>
        </w:rPr>
        <w:drawing>
          <wp:inline distT="0" distB="0" distL="0" distR="0" wp14:anchorId="7A947D2C" wp14:editId="6DF561F9">
            <wp:extent cx="5943600" cy="5070475"/>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diagram.tif"/>
                    <pic:cNvPicPr/>
                  </pic:nvPicPr>
                  <pic:blipFill>
                    <a:blip r:embed="rId16">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commentRangeEnd w:id="12"/>
      <w:r w:rsidR="00E501BF">
        <w:rPr>
          <w:rStyle w:val="CommentReference"/>
        </w:rPr>
        <w:commentReference w:id="12"/>
      </w:r>
    </w:p>
    <w:p w14:paraId="46D22AF8" w14:textId="5D0490AB" w:rsidR="00AB5DC1" w:rsidRDefault="00AB5DC1" w:rsidP="006D6A6C">
      <w:pPr>
        <w:spacing w:after="0" w:line="240" w:lineRule="auto"/>
        <w:rPr>
          <w:rFonts w:eastAsiaTheme="minorEastAsia"/>
          <w:b/>
        </w:rPr>
      </w:pPr>
    </w:p>
    <w:p w14:paraId="132ECFE2" w14:textId="7167CFE5" w:rsidR="0052605F" w:rsidRPr="0052605F" w:rsidRDefault="0052605F" w:rsidP="006D6A6C">
      <w:pPr>
        <w:spacing w:after="0" w:line="240" w:lineRule="auto"/>
        <w:rPr>
          <w:rFonts w:eastAsiaTheme="minorEastAsia"/>
          <w:bCs/>
        </w:rPr>
      </w:pPr>
      <w:r>
        <w:rPr>
          <w:rFonts w:eastAsiaTheme="minorEastAsia"/>
          <w:b/>
        </w:rPr>
        <w:t xml:space="preserve">Figure 4. </w:t>
      </w:r>
      <w:r>
        <w:rPr>
          <w:rFonts w:eastAsiaTheme="minorEastAsia"/>
          <w:bCs/>
        </w:rPr>
        <w:t>Conceptual diagram of the stochastic simulation model used to assess the future condition of PR boas under different rates of urbanization. White hexagons</w:t>
      </w:r>
      <w:r w:rsidR="00510D9F">
        <w:rPr>
          <w:rFonts w:eastAsiaTheme="minorEastAsia"/>
          <w:bCs/>
        </w:rPr>
        <w:t xml:space="preserve"> on the left</w:t>
      </w:r>
      <w:r>
        <w:rPr>
          <w:rFonts w:eastAsiaTheme="minorEastAsia"/>
          <w:bCs/>
        </w:rPr>
        <w:t xml:space="preserve"> represent model inputs and </w:t>
      </w:r>
      <w:r w:rsidR="00874F8B">
        <w:rPr>
          <w:rFonts w:eastAsiaTheme="minorEastAsia"/>
          <w:bCs/>
        </w:rPr>
        <w:t>gray</w:t>
      </w:r>
      <w:r>
        <w:rPr>
          <w:rFonts w:eastAsiaTheme="minorEastAsia"/>
          <w:bCs/>
        </w:rPr>
        <w:t xml:space="preserve"> hexagons </w:t>
      </w:r>
      <w:r w:rsidR="00510D9F">
        <w:rPr>
          <w:rFonts w:eastAsiaTheme="minorEastAsia"/>
          <w:bCs/>
        </w:rPr>
        <w:t xml:space="preserve">on the right </w:t>
      </w:r>
      <w:r>
        <w:rPr>
          <w:rFonts w:eastAsiaTheme="minorEastAsia"/>
          <w:bCs/>
        </w:rPr>
        <w:t xml:space="preserve">represent model outputs. </w:t>
      </w:r>
      <w:r w:rsidR="00874F8B">
        <w:rPr>
          <w:rFonts w:eastAsiaTheme="minorEastAsia"/>
          <w:bCs/>
        </w:rPr>
        <w:t>Rectangles represent values calculated within each replication of the simulation.</w:t>
      </w:r>
    </w:p>
    <w:p w14:paraId="74F06A62" w14:textId="462E1D6C" w:rsidR="0052605F" w:rsidRDefault="0052605F" w:rsidP="006D6A6C">
      <w:pPr>
        <w:spacing w:after="0" w:line="480" w:lineRule="auto"/>
        <w:rPr>
          <w:rFonts w:eastAsiaTheme="minorEastAsia"/>
          <w:b/>
        </w:rPr>
      </w:pPr>
    </w:p>
    <w:p w14:paraId="722BA0C2" w14:textId="13EA4CC3" w:rsidR="0052605F" w:rsidRDefault="0052605F" w:rsidP="006D6A6C">
      <w:pPr>
        <w:spacing w:after="0" w:line="480" w:lineRule="auto"/>
        <w:rPr>
          <w:rFonts w:eastAsiaTheme="minorEastAsia"/>
          <w:b/>
        </w:rPr>
      </w:pP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1E9F49B6" w:rsidR="009627CF" w:rsidRDefault="009627CF" w:rsidP="009627CF">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A1). Quasi-extinction probability was ~0 for all iterations in which adult survival was &gt; 0.75.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Pr="009C4879">
        <w:rPr>
          <w:rFonts w:eastAsiaTheme="minorEastAsia"/>
        </w:rPr>
        <w:t xml:space="preserve"> young per adult per year (</w:t>
      </w:r>
      <w:commentRangeStart w:id="13"/>
      <w:r w:rsidRPr="009C4879">
        <w:rPr>
          <w:rFonts w:eastAsiaTheme="minorEastAsia"/>
        </w:rPr>
        <w:t>Figure A2</w:t>
      </w:r>
      <w:commentRangeEnd w:id="13"/>
      <w:r w:rsidR="005205A1">
        <w:rPr>
          <w:rStyle w:val="CommentReference"/>
        </w:rPr>
        <w:commentReference w:id="13"/>
      </w:r>
      <w:r w:rsidRPr="009C4879">
        <w:rPr>
          <w:rFonts w:eastAsiaTheme="minorEastAsia"/>
        </w:rPr>
        <w:t>). We note that this sensitivity analysis is conducted assuming that only one demographic rate changes independent of the others, while</w:t>
      </w:r>
      <w:r w:rsidR="00761CC8">
        <w:rPr>
          <w:rFonts w:eastAsiaTheme="minorEastAsia"/>
        </w:rPr>
        <w:t>, in reality, threats</w:t>
      </w:r>
      <w:r w:rsidRPr="009C4879">
        <w:rPr>
          <w:rFonts w:eastAsiaTheme="minorEastAsia"/>
        </w:rPr>
        <w:t xml:space="preserve"> likely influence more than one rate simultaneously.</w:t>
      </w:r>
    </w:p>
    <w:p w14:paraId="1A3EEBEF" w14:textId="13BF8702" w:rsidR="009627CF" w:rsidRDefault="000210EC" w:rsidP="006F7012">
      <w:pPr>
        <w:spacing w:after="0" w:line="480" w:lineRule="auto"/>
        <w:ind w:firstLine="720"/>
      </w:pPr>
      <w:r>
        <w:t>Changing the input for maximum current density and maximum carrying capacity density had little effect on simulation model outcomes (Figure A3).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slightly lower probabilities of population growth and lower probabilities of population decline.</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0560484" w14:textId="49D04A3D" w:rsidR="006F7012" w:rsidRDefault="006F7012" w:rsidP="006F7012">
      <w:pPr>
        <w:spacing w:after="0" w:line="480" w:lineRule="auto"/>
        <w:ind w:firstLine="720"/>
        <w:rPr>
          <w:rFonts w:eastAsiaTheme="minorEastAsia"/>
          <w:iCs/>
        </w:rPr>
      </w:pPr>
      <w:r>
        <w:rPr>
          <w:rFonts w:eastAsiaTheme="minorEastAsia"/>
          <w:iCs/>
        </w:rPr>
        <w:t xml:space="preserve">Our projection model indicated that the population is most likely to decline over a 30-year period under the status quo scenario, i.e. if the current rate of urbanization were to continue (Table 4, Figure 5). Under the current rate of urbanization (16% per decade) </w:t>
      </w:r>
      <w:commentRangeStart w:id="14"/>
      <w:r>
        <w:rPr>
          <w:rFonts w:eastAsiaTheme="minorEastAsia"/>
          <w:iCs/>
        </w:rPr>
        <w:t>the model predicted a 54% probability of decline and 46% probability of stability or growth.</w:t>
      </w:r>
      <w:commentRangeEnd w:id="14"/>
      <w:r w:rsidR="00945FF2">
        <w:rPr>
          <w:rStyle w:val="CommentReference"/>
        </w:rPr>
        <w:commentReference w:id="14"/>
      </w:r>
      <w:r>
        <w:rPr>
          <w:rFonts w:eastAsiaTheme="minorEastAsia"/>
          <w:iCs/>
        </w:rPr>
        <w:t xml:space="preserve"> Lower rates of urbanization were associated with a greater probability of population stability or growth, but the probability of growth was only </w:t>
      </w:r>
      <w:commentRangeStart w:id="15"/>
      <w:r>
        <w:rPr>
          <w:rFonts w:eastAsiaTheme="minorEastAsia"/>
          <w:iCs/>
        </w:rPr>
        <w:t>56</w:t>
      </w:r>
      <w:commentRangeEnd w:id="15"/>
      <w:r w:rsidR="00945FF2">
        <w:rPr>
          <w:rStyle w:val="CommentReference"/>
        </w:rPr>
        <w:commentReference w:id="15"/>
      </w:r>
      <w:r>
        <w:rPr>
          <w:rFonts w:eastAsiaTheme="minorEastAsia"/>
          <w:iCs/>
        </w:rPr>
        <w:t xml:space="preserve">% under the best case scenario (no further urbanization), which may be unlikely to occur. </w:t>
      </w:r>
      <w:r>
        <w:rPr>
          <w:rFonts w:eastAsiaTheme="minorEastAsia"/>
          <w:iCs/>
        </w:rPr>
        <w:lastRenderedPageBreak/>
        <w:t>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and was less than 5% for all scenarios and thresholds (Table 5, Figure 6).</w:t>
      </w:r>
    </w:p>
    <w:p w14:paraId="1E775931" w14:textId="4B21D9D7" w:rsidR="00703370" w:rsidRDefault="00703370" w:rsidP="006F7012">
      <w:pPr>
        <w:spacing w:after="0" w:line="480" w:lineRule="auto"/>
        <w:ind w:firstLine="720"/>
        <w:rPr>
          <w:b/>
          <w:bCs/>
        </w:rPr>
      </w:pPr>
    </w:p>
    <w:p w14:paraId="6CAED88E" w14:textId="3A0B984B" w:rsidR="000210EC" w:rsidRDefault="000210EC" w:rsidP="00703370">
      <w:pPr>
        <w:spacing w:after="0" w:line="480" w:lineRule="auto"/>
        <w:ind w:firstLine="720"/>
        <w:rPr>
          <w:b/>
          <w:bCs/>
        </w:rPr>
      </w:pPr>
    </w:p>
    <w:p w14:paraId="69DE46C4" w14:textId="7DB0052D" w:rsidR="000210EC" w:rsidRDefault="000210EC" w:rsidP="00703370">
      <w:pPr>
        <w:spacing w:after="0" w:line="480" w:lineRule="auto"/>
        <w:ind w:firstLine="720"/>
        <w:rPr>
          <w:b/>
          <w:bCs/>
        </w:rPr>
      </w:pPr>
    </w:p>
    <w:p w14:paraId="64C38176" w14:textId="77777777" w:rsidR="000210EC" w:rsidRDefault="000210EC" w:rsidP="00703370">
      <w:pPr>
        <w:spacing w:after="0" w:line="480" w:lineRule="auto"/>
        <w:ind w:firstLine="720"/>
        <w:rPr>
          <w:b/>
          <w:bCs/>
        </w:rPr>
      </w:pPr>
    </w:p>
    <w:p w14:paraId="7F9982EF" w14:textId="4DE47609" w:rsidR="002F2ADF" w:rsidRDefault="002836A7" w:rsidP="002F2ADF">
      <w:pPr>
        <w:spacing w:after="0" w:line="240" w:lineRule="auto"/>
      </w:pPr>
      <w:r>
        <w:rPr>
          <w:b/>
          <w:bCs/>
        </w:rPr>
        <w:t xml:space="preserve">Table </w:t>
      </w:r>
      <w:r w:rsidR="00214D7F">
        <w:rPr>
          <w:b/>
          <w:bCs/>
        </w:rPr>
        <w:t>5</w:t>
      </w:r>
      <w:r>
        <w:rPr>
          <w:b/>
          <w:bCs/>
        </w:rPr>
        <w:t>.</w:t>
      </w:r>
      <w:r>
        <w:t xml:space="preserve"> The probabilities of quasi-extinction, population </w:t>
      </w:r>
      <w:r w:rsidR="00900997">
        <w:t>growth</w:t>
      </w:r>
      <w:r>
        <w:t xml:space="preserve">, and population decrease for each scenario. </w:t>
      </w:r>
      <w:r w:rsidR="003649E4">
        <w:t xml:space="preserve">We evaluated quasi-extinction probability at </w:t>
      </w:r>
      <w:r w:rsidR="00233A5F">
        <w:t>four</w:t>
      </w:r>
      <w:r w:rsidR="003649E4">
        <w:t xml:space="preserve"> thresholds due to our uncertainties about how that threshold should be determined. The probability of population </w:t>
      </w:r>
      <w:r w:rsidR="00900997">
        <w:t>growth</w:t>
      </w:r>
      <w:r w:rsidR="003649E4">
        <w:t xml:space="preserve"> and decline are the proportion of replicates in which the average population growth rate (</w:t>
      </w:r>
      <w:r w:rsidR="003649E4">
        <w:rPr>
          <w:rFonts w:cstheme="minorHAnsi"/>
        </w:rPr>
        <w:t>λ</w:t>
      </w:r>
      <w:r w:rsidR="003649E4">
        <w:t>) was greater than 1 or less than 1, respectively.</w:t>
      </w:r>
      <w:r w:rsidR="002F2ADF" w:rsidRPr="002F2ADF">
        <w:rPr>
          <w:rFonts w:cstheme="minorHAnsi"/>
        </w:rPr>
        <w:t xml:space="preserve"> </w:t>
      </w:r>
      <w:r w:rsidR="002F2ADF" w:rsidRPr="00382BB7">
        <w:rPr>
          <w:rFonts w:cstheme="minorHAnsi"/>
        </w:rPr>
        <w:t>Average population growth rate and percent change in population size are presented as the median and 95% quantiles among all replicates.</w:t>
      </w:r>
    </w:p>
    <w:tbl>
      <w:tblPr>
        <w:tblStyle w:val="TableGrid2"/>
        <w:tblW w:w="1008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440"/>
        <w:gridCol w:w="1440"/>
        <w:gridCol w:w="1260"/>
        <w:gridCol w:w="1440"/>
      </w:tblGrid>
      <w:tr w:rsidR="002F2ADF" w:rsidRPr="00382BB7" w14:paraId="318B6B42" w14:textId="77777777" w:rsidTr="00073A88">
        <w:trPr>
          <w:trHeight w:val="783"/>
        </w:trPr>
        <w:tc>
          <w:tcPr>
            <w:tcW w:w="900" w:type="dxa"/>
            <w:vMerge w:val="restart"/>
            <w:tcBorders>
              <w:top w:val="single" w:sz="4" w:space="0" w:color="auto"/>
            </w:tcBorders>
            <w:vAlign w:val="center"/>
          </w:tcPr>
          <w:p w14:paraId="330A98C0"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3892C2C2"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440" w:type="dxa"/>
            <w:vMerge w:val="restart"/>
            <w:tcBorders>
              <w:top w:val="single" w:sz="4" w:space="0" w:color="auto"/>
            </w:tcBorders>
            <w:vAlign w:val="center"/>
          </w:tcPr>
          <w:p w14:paraId="7146717A"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p>
        </w:tc>
        <w:tc>
          <w:tcPr>
            <w:tcW w:w="1440" w:type="dxa"/>
            <w:vMerge w:val="restart"/>
            <w:tcBorders>
              <w:top w:val="single" w:sz="4" w:space="0" w:color="auto"/>
            </w:tcBorders>
            <w:vAlign w:val="center"/>
          </w:tcPr>
          <w:p w14:paraId="367C4FD4"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5A0F5141"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decline</w:t>
            </w:r>
          </w:p>
        </w:tc>
        <w:tc>
          <w:tcPr>
            <w:tcW w:w="1260" w:type="dxa"/>
            <w:vMerge w:val="restart"/>
            <w:tcBorders>
              <w:top w:val="single" w:sz="4" w:space="0" w:color="auto"/>
            </w:tcBorders>
            <w:vAlign w:val="center"/>
          </w:tcPr>
          <w:p w14:paraId="18AD1145" w14:textId="77777777" w:rsidR="002F2ADF" w:rsidRPr="00382BB7" w:rsidRDefault="002F2ADF" w:rsidP="00073A88">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c>
          <w:tcPr>
            <w:tcW w:w="1440" w:type="dxa"/>
            <w:vMerge w:val="restart"/>
            <w:tcBorders>
              <w:top w:val="single" w:sz="4" w:space="0" w:color="auto"/>
            </w:tcBorders>
            <w:vAlign w:val="center"/>
          </w:tcPr>
          <w:p w14:paraId="427C31B3"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Percent change</w:t>
            </w:r>
            <w:r>
              <w:rPr>
                <w:rFonts w:asciiTheme="minorHAnsi" w:hAnsiTheme="minorHAnsi" w:cstheme="minorHAnsi"/>
                <w:sz w:val="22"/>
                <w:szCs w:val="22"/>
              </w:rPr>
              <w:t xml:space="preserve"> from year 1</w:t>
            </w:r>
          </w:p>
        </w:tc>
      </w:tr>
      <w:tr w:rsidR="002F2ADF" w:rsidRPr="00382BB7" w14:paraId="404DF4D9" w14:textId="77777777" w:rsidTr="00073A88">
        <w:trPr>
          <w:trHeight w:val="270"/>
        </w:trPr>
        <w:tc>
          <w:tcPr>
            <w:tcW w:w="900" w:type="dxa"/>
            <w:vMerge/>
            <w:tcBorders>
              <w:bottom w:val="single" w:sz="4" w:space="0" w:color="auto"/>
            </w:tcBorders>
            <w:vAlign w:val="center"/>
          </w:tcPr>
          <w:p w14:paraId="4C9E848A" w14:textId="77777777" w:rsidR="002F2ADF" w:rsidRPr="00382BB7" w:rsidRDefault="002F2ADF" w:rsidP="00073A88">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784F797F"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BF4F566"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1F771210"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35FCB8A5"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440" w:type="dxa"/>
            <w:vMerge/>
            <w:tcBorders>
              <w:bottom w:val="single" w:sz="4" w:space="0" w:color="auto"/>
            </w:tcBorders>
            <w:vAlign w:val="center"/>
          </w:tcPr>
          <w:p w14:paraId="3B445AB3" w14:textId="77777777" w:rsidR="002F2ADF" w:rsidRPr="00382BB7" w:rsidRDefault="002F2ADF" w:rsidP="00073A88">
            <w:pPr>
              <w:jc w:val="center"/>
              <w:rPr>
                <w:rFonts w:asciiTheme="minorHAnsi" w:hAnsiTheme="minorHAnsi" w:cstheme="minorHAnsi"/>
                <w:sz w:val="22"/>
                <w:szCs w:val="22"/>
              </w:rPr>
            </w:pPr>
          </w:p>
        </w:tc>
        <w:tc>
          <w:tcPr>
            <w:tcW w:w="1440" w:type="dxa"/>
            <w:vMerge/>
            <w:tcBorders>
              <w:bottom w:val="single" w:sz="4" w:space="0" w:color="auto"/>
            </w:tcBorders>
            <w:vAlign w:val="center"/>
          </w:tcPr>
          <w:p w14:paraId="485846D0" w14:textId="77777777" w:rsidR="002F2ADF" w:rsidRPr="00382BB7" w:rsidRDefault="002F2ADF" w:rsidP="00073A88">
            <w:pPr>
              <w:jc w:val="center"/>
              <w:rPr>
                <w:rFonts w:asciiTheme="minorHAnsi" w:hAnsiTheme="minorHAnsi" w:cstheme="minorHAnsi"/>
                <w:sz w:val="22"/>
                <w:szCs w:val="22"/>
              </w:rPr>
            </w:pPr>
          </w:p>
        </w:tc>
        <w:tc>
          <w:tcPr>
            <w:tcW w:w="1260" w:type="dxa"/>
            <w:vMerge/>
            <w:tcBorders>
              <w:bottom w:val="single" w:sz="4" w:space="0" w:color="auto"/>
            </w:tcBorders>
            <w:vAlign w:val="center"/>
          </w:tcPr>
          <w:p w14:paraId="7DA185D5" w14:textId="77777777" w:rsidR="002F2ADF" w:rsidRPr="00382BB7" w:rsidRDefault="002F2ADF" w:rsidP="00073A88">
            <w:pPr>
              <w:jc w:val="center"/>
              <w:rPr>
                <w:rFonts w:asciiTheme="minorHAnsi" w:hAnsiTheme="minorHAnsi" w:cstheme="minorHAnsi"/>
                <w:sz w:val="22"/>
                <w:szCs w:val="22"/>
              </w:rPr>
            </w:pPr>
          </w:p>
        </w:tc>
        <w:tc>
          <w:tcPr>
            <w:tcW w:w="1440" w:type="dxa"/>
            <w:vMerge/>
            <w:tcBorders>
              <w:bottom w:val="single" w:sz="4" w:space="0" w:color="auto"/>
            </w:tcBorders>
            <w:vAlign w:val="center"/>
          </w:tcPr>
          <w:p w14:paraId="38982847" w14:textId="77777777" w:rsidR="002F2ADF" w:rsidRPr="00382BB7" w:rsidRDefault="002F2ADF" w:rsidP="00073A88">
            <w:pPr>
              <w:jc w:val="center"/>
              <w:rPr>
                <w:rFonts w:asciiTheme="minorHAnsi" w:hAnsiTheme="minorHAnsi" w:cstheme="minorHAnsi"/>
                <w:sz w:val="22"/>
                <w:szCs w:val="22"/>
              </w:rPr>
            </w:pPr>
          </w:p>
        </w:tc>
      </w:tr>
      <w:tr w:rsidR="002F2ADF" w:rsidRPr="00382BB7" w14:paraId="65DBADB3" w14:textId="77777777" w:rsidTr="00073A88">
        <w:trPr>
          <w:trHeight w:val="691"/>
        </w:trPr>
        <w:tc>
          <w:tcPr>
            <w:tcW w:w="900" w:type="dxa"/>
            <w:tcBorders>
              <w:top w:val="single" w:sz="4" w:space="0" w:color="auto"/>
            </w:tcBorders>
            <w:vAlign w:val="center"/>
          </w:tcPr>
          <w:p w14:paraId="09B7067F"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4D80EB8F"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990" w:type="dxa"/>
            <w:tcBorders>
              <w:top w:val="single" w:sz="4" w:space="0" w:color="auto"/>
            </w:tcBorders>
            <w:vAlign w:val="center"/>
          </w:tcPr>
          <w:p w14:paraId="65D9BA58"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0.00009</w:t>
            </w:r>
          </w:p>
        </w:tc>
        <w:tc>
          <w:tcPr>
            <w:tcW w:w="900" w:type="dxa"/>
            <w:tcBorders>
              <w:top w:val="single" w:sz="4" w:space="0" w:color="auto"/>
            </w:tcBorders>
            <w:vAlign w:val="center"/>
          </w:tcPr>
          <w:p w14:paraId="6CCEA34C"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0.0007</w:t>
            </w:r>
          </w:p>
        </w:tc>
        <w:tc>
          <w:tcPr>
            <w:tcW w:w="900" w:type="dxa"/>
            <w:tcBorders>
              <w:top w:val="single" w:sz="4" w:space="0" w:color="auto"/>
            </w:tcBorders>
            <w:vAlign w:val="center"/>
          </w:tcPr>
          <w:p w14:paraId="4E5B98F0"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0.018</w:t>
            </w:r>
          </w:p>
        </w:tc>
        <w:tc>
          <w:tcPr>
            <w:tcW w:w="1440" w:type="dxa"/>
            <w:tcBorders>
              <w:top w:val="single" w:sz="4" w:space="0" w:color="auto"/>
            </w:tcBorders>
            <w:vAlign w:val="center"/>
          </w:tcPr>
          <w:p w14:paraId="2B07129E"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0.52</w:t>
            </w:r>
          </w:p>
        </w:tc>
        <w:tc>
          <w:tcPr>
            <w:tcW w:w="1440" w:type="dxa"/>
            <w:tcBorders>
              <w:top w:val="single" w:sz="4" w:space="0" w:color="auto"/>
            </w:tcBorders>
            <w:vAlign w:val="center"/>
          </w:tcPr>
          <w:p w14:paraId="496212A9"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0.48</w:t>
            </w:r>
          </w:p>
        </w:tc>
        <w:tc>
          <w:tcPr>
            <w:tcW w:w="1260" w:type="dxa"/>
            <w:tcBorders>
              <w:top w:val="single" w:sz="4" w:space="0" w:color="auto"/>
            </w:tcBorders>
            <w:vAlign w:val="center"/>
          </w:tcPr>
          <w:p w14:paraId="5272C060"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1.0</w:t>
            </w:r>
          </w:p>
          <w:p w14:paraId="174AFAB2"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(0.91, 1.09)</w:t>
            </w:r>
          </w:p>
        </w:tc>
        <w:tc>
          <w:tcPr>
            <w:tcW w:w="1440" w:type="dxa"/>
            <w:tcBorders>
              <w:top w:val="single" w:sz="4" w:space="0" w:color="auto"/>
            </w:tcBorders>
            <w:vAlign w:val="center"/>
          </w:tcPr>
          <w:p w14:paraId="32802DA5"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6.6</w:t>
            </w:r>
          </w:p>
          <w:p w14:paraId="7A63E882"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(-93.3, 1127)</w:t>
            </w:r>
          </w:p>
        </w:tc>
      </w:tr>
      <w:tr w:rsidR="002F2ADF" w:rsidRPr="00382BB7" w14:paraId="1D5D0CB0" w14:textId="77777777" w:rsidTr="00073A88">
        <w:trPr>
          <w:trHeight w:val="606"/>
        </w:trPr>
        <w:tc>
          <w:tcPr>
            <w:tcW w:w="900" w:type="dxa"/>
            <w:vAlign w:val="center"/>
          </w:tcPr>
          <w:p w14:paraId="37A38A37"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17FA1FD2"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990" w:type="dxa"/>
            <w:vAlign w:val="center"/>
          </w:tcPr>
          <w:p w14:paraId="71A38BD6"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0.0001</w:t>
            </w:r>
          </w:p>
        </w:tc>
        <w:tc>
          <w:tcPr>
            <w:tcW w:w="900" w:type="dxa"/>
            <w:vAlign w:val="center"/>
          </w:tcPr>
          <w:p w14:paraId="2A3874B3"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0.0009</w:t>
            </w:r>
          </w:p>
        </w:tc>
        <w:tc>
          <w:tcPr>
            <w:tcW w:w="900" w:type="dxa"/>
            <w:vAlign w:val="center"/>
          </w:tcPr>
          <w:p w14:paraId="52E1B67E"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0.025</w:t>
            </w:r>
          </w:p>
        </w:tc>
        <w:tc>
          <w:tcPr>
            <w:tcW w:w="1440" w:type="dxa"/>
            <w:vAlign w:val="center"/>
          </w:tcPr>
          <w:p w14:paraId="3822D3D8"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0.47</w:t>
            </w:r>
          </w:p>
        </w:tc>
        <w:tc>
          <w:tcPr>
            <w:tcW w:w="1440" w:type="dxa"/>
            <w:vAlign w:val="center"/>
          </w:tcPr>
          <w:p w14:paraId="2B25D7AB"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0.53</w:t>
            </w:r>
          </w:p>
        </w:tc>
        <w:tc>
          <w:tcPr>
            <w:tcW w:w="1260" w:type="dxa"/>
            <w:vAlign w:val="center"/>
          </w:tcPr>
          <w:p w14:paraId="65CF788F"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0.99</w:t>
            </w:r>
          </w:p>
          <w:p w14:paraId="6351040D"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(0.91, 1.08)</w:t>
            </w:r>
          </w:p>
        </w:tc>
        <w:tc>
          <w:tcPr>
            <w:tcW w:w="1440" w:type="dxa"/>
            <w:vAlign w:val="center"/>
          </w:tcPr>
          <w:p w14:paraId="36155B76"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-11.7</w:t>
            </w:r>
          </w:p>
          <w:p w14:paraId="6C62978E"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(-94.5, 891)</w:t>
            </w:r>
          </w:p>
        </w:tc>
      </w:tr>
      <w:tr w:rsidR="002F2ADF" w:rsidRPr="00382BB7" w14:paraId="15C5C744" w14:textId="77777777" w:rsidTr="00073A88">
        <w:trPr>
          <w:trHeight w:val="675"/>
        </w:trPr>
        <w:tc>
          <w:tcPr>
            <w:tcW w:w="900" w:type="dxa"/>
            <w:vAlign w:val="center"/>
          </w:tcPr>
          <w:p w14:paraId="15BC7735"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7A35F9BA"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990" w:type="dxa"/>
            <w:vAlign w:val="center"/>
          </w:tcPr>
          <w:p w14:paraId="03BA4DBC"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0.0003</w:t>
            </w:r>
          </w:p>
        </w:tc>
        <w:tc>
          <w:tcPr>
            <w:tcW w:w="900" w:type="dxa"/>
            <w:vAlign w:val="center"/>
          </w:tcPr>
          <w:p w14:paraId="1D44CDD6"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0.0016</w:t>
            </w:r>
          </w:p>
        </w:tc>
        <w:tc>
          <w:tcPr>
            <w:tcW w:w="900" w:type="dxa"/>
            <w:vAlign w:val="center"/>
          </w:tcPr>
          <w:p w14:paraId="7399487B"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0.035</w:t>
            </w:r>
          </w:p>
        </w:tc>
        <w:tc>
          <w:tcPr>
            <w:tcW w:w="1440" w:type="dxa"/>
            <w:vAlign w:val="center"/>
          </w:tcPr>
          <w:p w14:paraId="5A7E8A4C"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0.42</w:t>
            </w:r>
          </w:p>
        </w:tc>
        <w:tc>
          <w:tcPr>
            <w:tcW w:w="1440" w:type="dxa"/>
            <w:vAlign w:val="center"/>
          </w:tcPr>
          <w:p w14:paraId="438C69F0"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0.58</w:t>
            </w:r>
          </w:p>
        </w:tc>
        <w:tc>
          <w:tcPr>
            <w:tcW w:w="1260" w:type="dxa"/>
            <w:vAlign w:val="center"/>
          </w:tcPr>
          <w:p w14:paraId="7CC8FE57"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0.99</w:t>
            </w:r>
          </w:p>
          <w:p w14:paraId="45D24DDC"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(0.90, 1.07)</w:t>
            </w:r>
          </w:p>
        </w:tc>
        <w:tc>
          <w:tcPr>
            <w:tcW w:w="1440" w:type="dxa"/>
            <w:vAlign w:val="center"/>
          </w:tcPr>
          <w:p w14:paraId="3001CD4F"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-26.6</w:t>
            </w:r>
          </w:p>
          <w:p w14:paraId="502E281D"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(-95.5, 706)</w:t>
            </w:r>
          </w:p>
        </w:tc>
      </w:tr>
      <w:tr w:rsidR="002F2ADF" w:rsidRPr="00382BB7" w14:paraId="1CAFCD09" w14:textId="77777777" w:rsidTr="00073A88">
        <w:trPr>
          <w:trHeight w:val="667"/>
        </w:trPr>
        <w:tc>
          <w:tcPr>
            <w:tcW w:w="900" w:type="dxa"/>
            <w:vAlign w:val="center"/>
          </w:tcPr>
          <w:p w14:paraId="5F7A304D"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6D9BE771"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990" w:type="dxa"/>
            <w:vAlign w:val="center"/>
          </w:tcPr>
          <w:p w14:paraId="110AC25B"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0.0004</w:t>
            </w:r>
          </w:p>
        </w:tc>
        <w:tc>
          <w:tcPr>
            <w:tcW w:w="900" w:type="dxa"/>
            <w:vAlign w:val="center"/>
          </w:tcPr>
          <w:p w14:paraId="64CECA8A"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0.0022</w:t>
            </w:r>
          </w:p>
        </w:tc>
        <w:tc>
          <w:tcPr>
            <w:tcW w:w="900" w:type="dxa"/>
            <w:vAlign w:val="center"/>
          </w:tcPr>
          <w:p w14:paraId="6C3CF3C9"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0.046</w:t>
            </w:r>
          </w:p>
        </w:tc>
        <w:tc>
          <w:tcPr>
            <w:tcW w:w="1440" w:type="dxa"/>
            <w:vAlign w:val="center"/>
          </w:tcPr>
          <w:p w14:paraId="7961562F"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0.37</w:t>
            </w:r>
          </w:p>
        </w:tc>
        <w:tc>
          <w:tcPr>
            <w:tcW w:w="1440" w:type="dxa"/>
            <w:vAlign w:val="center"/>
          </w:tcPr>
          <w:p w14:paraId="26344622"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color w:val="000000"/>
                <w:sz w:val="22"/>
                <w:szCs w:val="22"/>
              </w:rPr>
              <w:t>0.63</w:t>
            </w:r>
          </w:p>
        </w:tc>
        <w:tc>
          <w:tcPr>
            <w:tcW w:w="1260" w:type="dxa"/>
            <w:vAlign w:val="center"/>
          </w:tcPr>
          <w:p w14:paraId="3E733FF9"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0.98</w:t>
            </w:r>
          </w:p>
          <w:p w14:paraId="666A0115"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(0.89, 1.07)</w:t>
            </w:r>
          </w:p>
        </w:tc>
        <w:tc>
          <w:tcPr>
            <w:tcW w:w="1440" w:type="dxa"/>
            <w:vAlign w:val="center"/>
          </w:tcPr>
          <w:p w14:paraId="0BB8635D"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-39.8</w:t>
            </w:r>
          </w:p>
          <w:p w14:paraId="3BC8AD5E" w14:textId="77777777" w:rsidR="002F2ADF" w:rsidRPr="00382BB7" w:rsidRDefault="002F2ADF" w:rsidP="00073A88">
            <w:pPr>
              <w:jc w:val="center"/>
              <w:rPr>
                <w:rFonts w:asciiTheme="minorHAnsi" w:hAnsiTheme="minorHAnsi" w:cstheme="minorHAnsi"/>
                <w:sz w:val="22"/>
                <w:szCs w:val="22"/>
              </w:rPr>
            </w:pPr>
            <w:r w:rsidRPr="00382BB7">
              <w:rPr>
                <w:rFonts w:asciiTheme="minorHAnsi" w:hAnsiTheme="minorHAnsi" w:cstheme="minorHAnsi"/>
                <w:sz w:val="22"/>
                <w:szCs w:val="22"/>
              </w:rPr>
              <w:t>(-96.2, 535)</w:t>
            </w:r>
          </w:p>
        </w:tc>
      </w:tr>
    </w:tbl>
    <w:p w14:paraId="45D44DF4" w14:textId="198788D8" w:rsidR="002F2ADF" w:rsidRDefault="002F2ADF" w:rsidP="002F2ADF">
      <w:pPr>
        <w:spacing w:after="0" w:line="240" w:lineRule="auto"/>
      </w:pPr>
      <w:r>
        <w:t xml:space="preserve"> </w:t>
      </w:r>
    </w:p>
    <w:p w14:paraId="1B0E9C76" w14:textId="19053650" w:rsidR="001C1AC5" w:rsidRDefault="002F2ADF" w:rsidP="006D6A6C">
      <w:pPr>
        <w:spacing w:line="240" w:lineRule="auto"/>
        <w:rPr>
          <w:b/>
          <w:bCs/>
        </w:rPr>
      </w:pPr>
      <w:r>
        <w:rPr>
          <w:b/>
          <w:bCs/>
          <w:noProof/>
        </w:rPr>
        <w:lastRenderedPageBreak/>
        <w:drawing>
          <wp:inline distT="0" distB="0" distL="0" distR="0" wp14:anchorId="084CE1F4" wp14:editId="210F11C3">
            <wp:extent cx="5943600" cy="44577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ion-fin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F99382E" w14:textId="6E2B4132" w:rsidR="00CC6F5D" w:rsidRDefault="00CC6F5D" w:rsidP="006D6A6C">
      <w:pPr>
        <w:spacing w:after="0" w:line="240" w:lineRule="auto"/>
      </w:pPr>
      <w:r>
        <w:rPr>
          <w:b/>
          <w:bCs/>
        </w:rPr>
        <w:t xml:space="preserve">Figure </w:t>
      </w:r>
      <w:r w:rsidR="00214D7F">
        <w:rPr>
          <w:b/>
          <w:bCs/>
        </w:rPr>
        <w:t>5</w:t>
      </w:r>
      <w:r>
        <w:rPr>
          <w:b/>
          <w:bCs/>
        </w:rPr>
        <w:t xml:space="preserve">. </w:t>
      </w:r>
      <w:r w:rsidR="00D97E17">
        <w:t xml:space="preserve">Projected change in population size over 30 years for </w:t>
      </w:r>
      <w:r w:rsidR="00943C72">
        <w:t>four</w:t>
      </w:r>
      <w:r w:rsidR="00D97E17">
        <w:t xml:space="preserve"> potential scenarios of land cover change. </w:t>
      </w:r>
      <w:r>
        <w:t>Solid black lines show the medians among all replicates, and shaded gray regions show the 95% quantiles</w:t>
      </w:r>
      <w:r w:rsidR="00397C61">
        <w:t xml:space="preserve"> (95% of replications fell within this range)</w:t>
      </w:r>
      <w:r>
        <w:t>. The dashed line is at 0</w:t>
      </w:r>
      <w:r w:rsidR="00D97E17">
        <w:t xml:space="preserve">, </w:t>
      </w:r>
      <w:r>
        <w:t xml:space="preserve">indicating no change in population size. </w:t>
      </w:r>
    </w:p>
    <w:p w14:paraId="6C102C5A" w14:textId="3CD74500" w:rsidR="001C1AC5" w:rsidRDefault="001C1AC5" w:rsidP="006D6A6C">
      <w:pPr>
        <w:spacing w:after="0" w:line="480" w:lineRule="auto"/>
        <w:rPr>
          <w:b/>
          <w:bCs/>
        </w:rPr>
      </w:pPr>
    </w:p>
    <w:p w14:paraId="297EF64E" w14:textId="06BBD7FF" w:rsidR="002836A7" w:rsidRDefault="002836A7" w:rsidP="006D6A6C">
      <w:pPr>
        <w:spacing w:after="0" w:line="480" w:lineRule="auto"/>
        <w:rPr>
          <w:b/>
          <w:bCs/>
        </w:rPr>
      </w:pPr>
    </w:p>
    <w:p w14:paraId="6F59F3F4" w14:textId="15BD8B16" w:rsidR="002836A7" w:rsidRDefault="002836A7" w:rsidP="006D6A6C">
      <w:pPr>
        <w:spacing w:after="0" w:line="480" w:lineRule="auto"/>
        <w:rPr>
          <w:b/>
          <w:bCs/>
        </w:rPr>
      </w:pPr>
    </w:p>
    <w:p w14:paraId="238D8C8E" w14:textId="0855FAF5" w:rsidR="00D97E17" w:rsidRDefault="00D97E17" w:rsidP="006D6A6C">
      <w:pPr>
        <w:spacing w:after="0" w:line="480" w:lineRule="auto"/>
        <w:rPr>
          <w:b/>
          <w:bCs/>
        </w:rPr>
      </w:pPr>
    </w:p>
    <w:p w14:paraId="4E46B2AC" w14:textId="51229CAA" w:rsidR="00D97E17" w:rsidRDefault="00D97E17" w:rsidP="006D6A6C">
      <w:pPr>
        <w:spacing w:line="480" w:lineRule="auto"/>
        <w:rPr>
          <w:b/>
        </w:rPr>
      </w:pPr>
      <w:r>
        <w:rPr>
          <w:b/>
        </w:rPr>
        <w:br w:type="page"/>
      </w:r>
    </w:p>
    <w:p w14:paraId="37E1122E" w14:textId="12973627" w:rsidR="00984554" w:rsidRDefault="002F2ADF" w:rsidP="006D6A6C">
      <w:pPr>
        <w:spacing w:line="480" w:lineRule="auto"/>
        <w:jc w:val="center"/>
        <w:rPr>
          <w:b/>
        </w:rPr>
      </w:pPr>
      <w:r>
        <w:rPr>
          <w:b/>
          <w:noProof/>
        </w:rPr>
        <w:lastRenderedPageBreak/>
        <w:drawing>
          <wp:inline distT="0" distB="0" distL="0" distR="0" wp14:anchorId="4E0533E9" wp14:editId="21846A0A">
            <wp:extent cx="5453149" cy="3408218"/>
            <wp:effectExtent l="0" t="0" r="0" b="190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e_probs-fin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6258" cy="3410161"/>
                    </a:xfrm>
                    <a:prstGeom prst="rect">
                      <a:avLst/>
                    </a:prstGeom>
                  </pic:spPr>
                </pic:pic>
              </a:graphicData>
            </a:graphic>
          </wp:inline>
        </w:drawing>
      </w:r>
    </w:p>
    <w:p w14:paraId="7620951C" w14:textId="307C15AB" w:rsidR="00984554" w:rsidRPr="00984554" w:rsidRDefault="00984554" w:rsidP="006D6A6C">
      <w:pPr>
        <w:spacing w:line="240" w:lineRule="auto"/>
        <w:rPr>
          <w:bCs/>
        </w:rPr>
      </w:pPr>
      <w:r>
        <w:rPr>
          <w:b/>
        </w:rPr>
        <w:t xml:space="preserve">Figure </w:t>
      </w:r>
      <w:r w:rsidR="00214D7F">
        <w:rPr>
          <w:b/>
        </w:rPr>
        <w:t>6</w:t>
      </w:r>
      <w:r>
        <w:rPr>
          <w:b/>
        </w:rPr>
        <w:t xml:space="preserve">. </w:t>
      </w:r>
      <w:r w:rsidR="00900997">
        <w:rPr>
          <w:bCs/>
        </w:rPr>
        <w:t>Predicted q</w:t>
      </w:r>
      <w:r>
        <w:rPr>
          <w:bCs/>
        </w:rPr>
        <w:t>uasi-extinction probability</w:t>
      </w:r>
      <w:r w:rsidR="00900997">
        <w:rPr>
          <w:bCs/>
        </w:rPr>
        <w:t xml:space="preserve"> for the PR boa</w:t>
      </w:r>
      <w:r>
        <w:rPr>
          <w:bCs/>
        </w:rPr>
        <w:t xml:space="preserve"> under four scenarios of future urbanization, evaluat</w:t>
      </w:r>
      <w:r w:rsidR="00900997">
        <w:rPr>
          <w:bCs/>
        </w:rPr>
        <w:t>ed</w:t>
      </w:r>
      <w:r>
        <w:rPr>
          <w:bCs/>
        </w:rPr>
        <w:t xml:space="preserve"> at four different quasi-extinction thresholds (50, 500, 1000, and 5000). </w:t>
      </w:r>
    </w:p>
    <w:p w14:paraId="257DE078" w14:textId="77777777" w:rsidR="00984554" w:rsidRDefault="00984554" w:rsidP="00B004EC">
      <w:pPr>
        <w:spacing w:line="480" w:lineRule="auto"/>
        <w:rPr>
          <w:b/>
        </w:rPr>
      </w:pPr>
    </w:p>
    <w:p w14:paraId="59928031" w14:textId="2265CA3E" w:rsidR="00900997" w:rsidRDefault="00703370" w:rsidP="00B004EC">
      <w:pPr>
        <w:spacing w:line="480" w:lineRule="auto"/>
        <w:rPr>
          <w:b/>
        </w:rPr>
      </w:pPr>
      <w:r>
        <w:rPr>
          <w:b/>
        </w:rPr>
        <w:t>DISCUSSION</w:t>
      </w:r>
    </w:p>
    <w:p w14:paraId="13638F5A" w14:textId="31186918"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there was nearly an equal probability of population growth or decline under all scenarios. The probability that the population would remain stable or grow was greater than 50% only when urbanization rates fell below the current rate (16% per decade). </w:t>
      </w:r>
      <w:r w:rsidR="00A22471">
        <w:rPr>
          <w:bCs/>
        </w:rPr>
        <w:t>I</w:t>
      </w:r>
      <w:r>
        <w:rPr>
          <w:bCs/>
        </w:rPr>
        <w:t xml:space="preserve">ncreasing rates of urbanization were associated with an increased quasi-extinction probability only at the highest threshold (5000 individuals). Quasi-extinction probabilities were low for most scenarios due to the possibility of a large initial population size, which buffers the population from </w:t>
      </w:r>
      <w:r>
        <w:rPr>
          <w:bCs/>
        </w:rPr>
        <w:lastRenderedPageBreak/>
        <w:t xml:space="preserve">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35AC8F98"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some published studies. The sensitivity analyses </w:t>
      </w:r>
      <w:r w:rsidR="00926795">
        <w:rPr>
          <w:bCs/>
        </w:rPr>
        <w:t>serve to</w:t>
      </w:r>
      <w:r>
        <w:rPr>
          <w:bCs/>
        </w:rPr>
        <w:t xml:space="preserve"> evaluate the effect of key model inputs on our estimates of the probability of quasi-extinction or population growth. </w:t>
      </w:r>
      <w:r w:rsidR="00ED33FB" w:rsidRPr="00F275B9">
        <w:rPr>
          <w:bCs/>
        </w:rPr>
        <w:t>Methods exist to formally elicit demographic parameter estimates and relationships from experts</w:t>
      </w:r>
      <w:r w:rsidR="00A500FE">
        <w:rPr>
          <w:bCs/>
        </w:rPr>
        <w:t xml:space="preserve">, </w:t>
      </w:r>
      <w:r w:rsidR="00ED33FB" w:rsidRPr="00F275B9">
        <w:rPr>
          <w:bCs/>
        </w:rPr>
        <w:t>but those are also time- consuming and can be expensive, or not feasible if few people are experts on the species biology</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very useful especially 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With or without those expert-elicited estimates of parametric uncertainty, a sensitivity analysis like the </w:t>
      </w:r>
      <w:commentRangeStart w:id="16"/>
      <w:r w:rsidR="00022A53">
        <w:rPr>
          <w:bCs/>
        </w:rPr>
        <w:t>one presented here can help identify which demographic rates contribute the most to realized population trajectories, and can provide decision makers with target thresholds (e.g., adult survival &gt; 0.75) that may be useful in recovery planning.</w:t>
      </w:r>
      <w:commentRangeEnd w:id="16"/>
      <w:r w:rsidR="00ED045C">
        <w:rPr>
          <w:rStyle w:val="CommentReference"/>
        </w:rPr>
        <w:commentReference w:id="16"/>
      </w:r>
    </w:p>
    <w:p w14:paraId="5575C4C4" w14:textId="5DCD6D52"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areas and allowing for a large range in the negative effect of urbanization, we were able to capture this nuance and build scenarios focused on future urbanization in Puerto Rico.  </w:t>
      </w:r>
    </w:p>
    <w:p w14:paraId="407398D3" w14:textId="660D9315" w:rsidR="00703370" w:rsidRPr="00022A53" w:rsidRDefault="003D6292" w:rsidP="00355140">
      <w:pPr>
        <w:spacing w:after="0" w:line="480" w:lineRule="auto"/>
        <w:rPr>
          <w:bCs/>
        </w:rPr>
      </w:pPr>
      <w:r>
        <w:rPr>
          <w:bCs/>
        </w:rPr>
        <w:lastRenderedPageBreak/>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response to density is likely more complex and nuanced. Future work on the functional forms of density dependence and best practices for including density dependence in population projections is needed.</w:t>
      </w:r>
    </w:p>
    <w:p w14:paraId="6D5C8B97" w14:textId="4BC41937"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quantitative methods can often be used </w:t>
      </w:r>
      <w:r w:rsidR="006A57AC">
        <w:rPr>
          <w:bCs/>
        </w:rPr>
        <w:t xml:space="preserve">to produce rigorous </w:t>
      </w:r>
      <w:r w:rsidR="00355140">
        <w:rPr>
          <w:bCs/>
        </w:rPr>
        <w:t xml:space="preserve">and reproducible </w:t>
      </w:r>
      <w:r w:rsidR="006A57AC">
        <w:rPr>
          <w:bCs/>
        </w:rPr>
        <w:t>estimates of future status with quantifiable uncertainty.</w:t>
      </w:r>
    </w:p>
    <w:p w14:paraId="7CFEBB2A" w14:textId="77777777" w:rsidR="006A57AC" w:rsidRDefault="006A57AC" w:rsidP="00B004EC">
      <w:pPr>
        <w:spacing w:line="480" w:lineRule="auto"/>
        <w:ind w:firstLine="720"/>
        <w:rPr>
          <w:b/>
        </w:rPr>
      </w:pPr>
    </w:p>
    <w:p w14:paraId="58E60B5A" w14:textId="78F85898" w:rsidR="002A06B5" w:rsidRPr="00703370" w:rsidRDefault="00703370" w:rsidP="006D6A6C">
      <w:pPr>
        <w:spacing w:after="0" w:line="480" w:lineRule="auto"/>
        <w:rPr>
          <w:bCs/>
        </w:rPr>
      </w:pPr>
      <w:r>
        <w:rPr>
          <w:b/>
        </w:rPr>
        <w:t>LITERATURE CITED</w:t>
      </w:r>
    </w:p>
    <w:p w14:paraId="44298006" w14:textId="1CAE9889" w:rsidR="00DA7FD9" w:rsidRPr="00DA7FD9" w:rsidRDefault="002A06B5" w:rsidP="00DA7FD9">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DA7FD9" w:rsidRPr="00DA7FD9">
        <w:rPr>
          <w:rFonts w:ascii="Calibri" w:hAnsi="Calibri" w:cs="Calibri"/>
          <w:noProof/>
          <w:szCs w:val="24"/>
        </w:rPr>
        <w:t>Battin, J. 2004. When Good Animals Love Bad Habitats: Ecological Traps and the Conservation of Animal Populations. Conservation Biology 18:1482–1491.</w:t>
      </w:r>
    </w:p>
    <w:p w14:paraId="0721473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Bland, L. M., and M. Böhm. 2016. Overcoming data deficiency in reptiles. Biological Conservation 204:16–22.</w:t>
      </w:r>
    </w:p>
    <w:p w14:paraId="22B5C513"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w:t>
      </w:r>
      <w:r w:rsidRPr="00DA7FD9">
        <w:rPr>
          <w:rFonts w:ascii="Calibri" w:hAnsi="Calibri" w:cs="Calibri"/>
          <w:noProof/>
          <w:szCs w:val="24"/>
        </w:rPr>
        <w:lastRenderedPageBreak/>
        <w:t xml:space="preserve">Anderson, C. Andrén, D. Ariano-Sánchez, J. C. Arredondo, M. Auliya, C. C. Austin, A. Avci, P. J. Baker, A. F. Barreto-Lima, C. L. Barrio-Amorós, D. Basu, M. F. Bates, A. Batistella, A. Bauer, D. 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w:t>
      </w:r>
      <w:r w:rsidRPr="00DA7FD9">
        <w:rPr>
          <w:rFonts w:ascii="Calibri" w:hAnsi="Calibri" w:cs="Calibri"/>
          <w:noProof/>
          <w:szCs w:val="24"/>
        </w:rPr>
        <w:lastRenderedPageBreak/>
        <w:t>Santos-Barrera, H. H. Schleich, B. R. Schmidt, A. Schmitz, M. Sharifi, G. Shea, H. T. Shi, R. Shine, R. Sindaco, T. Slimani, R. Somaweera, S. Spawls, P. Stafford, R. Stuebing, S. Sweet, E. Sy, H. J. Temple, 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3256374E"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Brito, D. 2010. Overcoming the Linnean shortfall: Data deficiency and biological survey priorities. Basic and Applied Ecology 11:709–713.</w:t>
      </w:r>
    </w:p>
    <w:p w14:paraId="3094772A"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Burghardt, G. M., J. B. Murphy, D. Chiszar, and M. Hutchins. 2009. Combating Ophiophobia: Origins, Treatment, Education, and Conservation Tools. Pages 262–280 </w:t>
      </w:r>
      <w:r w:rsidRPr="00DA7FD9">
        <w:rPr>
          <w:rFonts w:ascii="Calibri" w:hAnsi="Calibri" w:cs="Calibri"/>
          <w:i/>
          <w:iCs/>
          <w:noProof/>
          <w:szCs w:val="24"/>
        </w:rPr>
        <w:t>in</w:t>
      </w:r>
      <w:r w:rsidRPr="00DA7FD9">
        <w:rPr>
          <w:rFonts w:ascii="Calibri" w:hAnsi="Calibri" w:cs="Calibri"/>
          <w:noProof/>
          <w:szCs w:val="24"/>
        </w:rPr>
        <w:t xml:space="preserve"> S. J. Mullin and R. A. Seigel, editors. Snakes: Ecology and Conservation. Cornell University Press, Ithaca, NY.</w:t>
      </w:r>
    </w:p>
    <w:p w14:paraId="4AAC5934"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Burgman, M. A. 2005. Risks and Decisions for Conservation and Environmental Management. Cambridge University Press, Cambridge, UK.</w:t>
      </w:r>
    </w:p>
    <w:p w14:paraId="50E6FCA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Burgman, M. A. 2016. Trusting judgments: how to get the best out of experts. Cambridge University Press.</w:t>
      </w:r>
    </w:p>
    <w:p w14:paraId="48776790"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27CCD170"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Caswell, H. 2001. Matrix population models: construction, analysis, and interpretation. 2nd edition. Sinauer Associates, Inc., Sunderland, MA, USA.</w:t>
      </w:r>
    </w:p>
    <w:p w14:paraId="778B6C28"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Drescher, M., A. H. Perera, C. J. Johnson, L. J. Buse, C. A. Drew, and M. A. Burgman. 2013. Toward rigorous use of expert knowledge in ecological research. Ecosphere 4:1–26.</w:t>
      </w:r>
    </w:p>
    <w:p w14:paraId="3AC13CC2"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Gibbons, J. W., D. E. Scott, T. J. Ryan, K. A. Buhlmann, T. D. Tuberville, B. S. Metts, J. L. Greene, T. Mills, Y. Leiden, S. Poppy, and C. T. Winne. 2000. The Global Decline of Reptiles, Déjà Vu Amphibians. </w:t>
      </w:r>
      <w:r w:rsidRPr="00DA7FD9">
        <w:rPr>
          <w:rFonts w:ascii="Calibri" w:hAnsi="Calibri" w:cs="Calibri"/>
          <w:noProof/>
          <w:szCs w:val="24"/>
        </w:rPr>
        <w:lastRenderedPageBreak/>
        <w:t>BioScience 50:653.</w:t>
      </w:r>
    </w:p>
    <w:p w14:paraId="2244ACA1"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Gilpin, M. E., and M. E. Soulé. 1986. Minimum viable populations: processes of species extinctions. Pages 19–34 </w:t>
      </w:r>
      <w:r w:rsidRPr="00DA7FD9">
        <w:rPr>
          <w:rFonts w:ascii="Calibri" w:hAnsi="Calibri" w:cs="Calibri"/>
          <w:i/>
          <w:iCs/>
          <w:noProof/>
          <w:szCs w:val="24"/>
        </w:rPr>
        <w:t>in</w:t>
      </w:r>
      <w:r w:rsidRPr="00DA7FD9">
        <w:rPr>
          <w:rFonts w:ascii="Calibri" w:hAnsi="Calibri" w:cs="Calibri"/>
          <w:noProof/>
          <w:szCs w:val="24"/>
        </w:rPr>
        <w:t xml:space="preserve"> M. E. Soulé, editor. Conservation Biology: the Science of Scarcity and Diversity. Sinauer Associates, Inc., Sunderland, MA, USA.</w:t>
      </w:r>
    </w:p>
    <w:p w14:paraId="3F9F6146"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60638A8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Huff, T. A. 1978. Breeding the Puerto Rican boa at the Reptile Breeding Foundation. International Zoo Yearbook 16:81–82.</w:t>
      </w:r>
    </w:p>
    <w:p w14:paraId="65C63D8C"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01342244"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Martin, T. G., M. A. Burgman, F. Fidler, P. M. Kuhnert, S. Low-Choy, M. Mcbride, and K. Mengersen. 2012. Eliciting Expert Knowledge in Conservation Science. Conservation Biology 26:29–38.</w:t>
      </w:r>
    </w:p>
    <w:p w14:paraId="48134E9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27BAC010"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McGowan, C. P., N. Allan, J. Servoss, S. Hedwall, and B. Wooldridge. 2017. Incorporating population viability models into species status assessment and listing decisions under the U.S. Endangered Species Act. Global Ecology and Conservation 12:119–130.</w:t>
      </w:r>
    </w:p>
    <w:p w14:paraId="4266F683"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Morris, W. F., and D. F. Doak. 2002. Quantitative Conservation Biology. Sinauer Associates, Inc., Sunderland, MA, USA.</w:t>
      </w:r>
    </w:p>
    <w:p w14:paraId="030BCB1F"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Mulero-Oliveras, E. S. 2019. Population and habitat utilization of the Puerto Rican boa (Chilabothrus inornatus) in an urban fragmented habitat. University of Puerto Rico.</w:t>
      </w:r>
    </w:p>
    <w:p w14:paraId="767C1B55"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Mullin, S. J., and R. A. Seigel, editors. 2009. Snakes: Ecology and Conservation. Cornell University Press, </w:t>
      </w:r>
      <w:r w:rsidRPr="00DA7FD9">
        <w:rPr>
          <w:rFonts w:ascii="Calibri" w:hAnsi="Calibri" w:cs="Calibri"/>
          <w:noProof/>
          <w:szCs w:val="24"/>
        </w:rPr>
        <w:lastRenderedPageBreak/>
        <w:t>Ithaca, NY.</w:t>
      </w:r>
    </w:p>
    <w:p w14:paraId="12317921"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Puente Rolon, A. R. 2012. Reproductive ecology, fitness, and management of the Puerto Rican Boa (Epicrates inornatus, Boidae). University of Puerto Rico.</w:t>
      </w:r>
    </w:p>
    <w:p w14:paraId="0F00AB1A"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R Core Team. 2016. R: A language and environment for statistical computing. R Foundation for Statistical Computing, Vienna, Austria.</w:t>
      </w:r>
    </w:p>
    <w:p w14:paraId="27B0BC32"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42308309"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Schlaepfer, M. A., M. C. Runge, P. W. Sherman, and P. W. Sherman. 2002. Ecological and evolutionary traps. Trends in Ecology &amp; Evolution 17:474–480.</w:t>
      </w:r>
    </w:p>
    <w:p w14:paraId="5A1FC4F0"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Smith, D. R., N. L. Allan, C. P. McGowan, J. A. Szymanski, S. R. Oetker, and H. M. Bell. 2018. Development of a Species Status Assessment Process for Decisions under the U.S. Endangered Species Act. Journal of Fish and Wildlife Management 9:302–320.</w:t>
      </w:r>
    </w:p>
    <w:p w14:paraId="0FD30EC5"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Stubben, C., and B. Milligan. 2007. Estimating and Analyzing Demographic Models Using the popbio package in R. Journal of Statistical Software 22.</w:t>
      </w:r>
    </w:p>
    <w:p w14:paraId="2EEA5E6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szCs w:val="24"/>
        </w:rPr>
      </w:pPr>
      <w:r w:rsidRPr="00DA7FD9">
        <w:rPr>
          <w:rFonts w:ascii="Calibri" w:hAnsi="Calibri" w:cs="Calibri"/>
          <w:noProof/>
          <w:szCs w:val="24"/>
        </w:rPr>
        <w:t xml:space="preserve">Tolson, P. J. 1992. The Reproductive Biology of the Neotropical Boid Genus Epicrates (Serpentes:Boidae). Page </w:t>
      </w:r>
      <w:r w:rsidRPr="00DA7FD9">
        <w:rPr>
          <w:rFonts w:ascii="Calibri" w:hAnsi="Calibri" w:cs="Calibri"/>
          <w:i/>
          <w:iCs/>
          <w:noProof/>
          <w:szCs w:val="24"/>
        </w:rPr>
        <w:t>in</w:t>
      </w:r>
      <w:r w:rsidRPr="00DA7FD9">
        <w:rPr>
          <w:rFonts w:ascii="Calibri" w:hAnsi="Calibri" w:cs="Calibri"/>
          <w:noProof/>
          <w:szCs w:val="24"/>
        </w:rPr>
        <w:t xml:space="preserve"> W. C. Hamlett, editor. Reproductive Biology of South American Vertebrates. Springer, New York, NY.</w:t>
      </w:r>
    </w:p>
    <w:p w14:paraId="70347027" w14:textId="77777777" w:rsidR="00DA7FD9" w:rsidRPr="00DA7FD9" w:rsidRDefault="00DA7FD9" w:rsidP="00DA7FD9">
      <w:pPr>
        <w:widowControl w:val="0"/>
        <w:autoSpaceDE w:val="0"/>
        <w:autoSpaceDN w:val="0"/>
        <w:adjustRightInd w:val="0"/>
        <w:spacing w:after="0" w:line="480" w:lineRule="auto"/>
        <w:ind w:left="480" w:hanging="480"/>
        <w:rPr>
          <w:rFonts w:ascii="Calibri" w:hAnsi="Calibri" w:cs="Calibri"/>
          <w:noProof/>
        </w:rPr>
      </w:pPr>
      <w:r w:rsidRPr="00DA7FD9">
        <w:rPr>
          <w:rFonts w:ascii="Calibri" w:hAnsi="Calibri" w:cs="Calibri"/>
          <w:noProof/>
          <w:szCs w:val="24"/>
        </w:rPr>
        <w:t>Winne, C. T., J. D. Willson, B. D. Todd, K. M. Andrews, and J. W. Gibbons. 2007. Enigmatic Decline of a Protected Population of Eastern Kingsnakes, Lampropeltis Getula, in South Carolina. Copeia 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0DE17070" w14:textId="77777777" w:rsidR="00E6605B" w:rsidRDefault="001A7715" w:rsidP="006D6A6C">
      <w:pPr>
        <w:spacing w:line="480" w:lineRule="auto"/>
        <w:sectPr w:rsidR="00E6605B" w:rsidSect="00B650C2">
          <w:footerReference w:type="default" r:id="rId19"/>
          <w:pgSz w:w="12240" w:h="15840"/>
          <w:pgMar w:top="1440" w:right="1440" w:bottom="1440" w:left="1440" w:header="720" w:footer="720" w:gutter="0"/>
          <w:lnNumType w:countBy="1" w:restart="continuous"/>
          <w:cols w:space="720"/>
          <w:docGrid w:linePitch="360"/>
        </w:sectPr>
      </w:pPr>
      <w:r>
        <w:br w:type="page"/>
      </w:r>
    </w:p>
    <w:p w14:paraId="0D8C5038" w14:textId="7A53813D" w:rsidR="00E6605B" w:rsidRPr="00AC11C7" w:rsidRDefault="00E6605B" w:rsidP="006D6A6C">
      <w:pPr>
        <w:spacing w:after="0" w:line="240" w:lineRule="auto"/>
        <w:rPr>
          <w:b/>
          <w:bCs/>
        </w:rPr>
      </w:pPr>
      <w:r w:rsidRPr="00AC11C7">
        <w:rPr>
          <w:b/>
          <w:bCs/>
        </w:rPr>
        <w:lastRenderedPageBreak/>
        <w:t>Appendix A: Simulation model diagram</w:t>
      </w:r>
    </w:p>
    <w:p w14:paraId="3999FAF1" w14:textId="77777777" w:rsidR="00E6605B" w:rsidRDefault="00E6605B" w:rsidP="006D6A6C">
      <w:pPr>
        <w:spacing w:after="0" w:line="240" w:lineRule="auto"/>
      </w:pPr>
    </w:p>
    <w:p w14:paraId="4976102E" w14:textId="5D3423F8" w:rsidR="00E6605B" w:rsidRDefault="00E6605B" w:rsidP="006D6A6C">
      <w:pPr>
        <w:spacing w:after="0" w:line="240" w:lineRule="auto"/>
        <w:jc w:val="center"/>
        <w:rPr>
          <w:u w:val="single"/>
        </w:rPr>
      </w:pPr>
      <w:r>
        <w:rPr>
          <w:noProof/>
          <w:u w:val="single"/>
        </w:rPr>
        <w:drawing>
          <wp:inline distT="0" distB="0" distL="0" distR="0" wp14:anchorId="3454C3B3" wp14:editId="73ADB17A">
            <wp:extent cx="8229600" cy="4600575"/>
            <wp:effectExtent l="0" t="0" r="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rates-example.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4600575"/>
                    </a:xfrm>
                    <a:prstGeom prst="rect">
                      <a:avLst/>
                    </a:prstGeom>
                    <a:ln>
                      <a:noFill/>
                    </a:ln>
                  </pic:spPr>
                </pic:pic>
              </a:graphicData>
            </a:graphic>
          </wp:inline>
        </w:drawing>
      </w:r>
    </w:p>
    <w:p w14:paraId="29408F29" w14:textId="77777777" w:rsidR="00E6605B" w:rsidRDefault="00E6605B" w:rsidP="006D6A6C">
      <w:pPr>
        <w:spacing w:after="0" w:line="240" w:lineRule="auto"/>
        <w:rPr>
          <w:u w:val="single"/>
        </w:rPr>
      </w:pPr>
    </w:p>
    <w:p w14:paraId="7ECA84B3" w14:textId="04CFE294" w:rsidR="00E6605B" w:rsidRPr="00E6605B" w:rsidRDefault="00E6605B" w:rsidP="006D6A6C">
      <w:pPr>
        <w:spacing w:after="0" w:line="240" w:lineRule="auto"/>
        <w:sectPr w:rsidR="00E6605B" w:rsidRPr="00E6605B" w:rsidSect="00E6605B">
          <w:pgSz w:w="15840" w:h="12240" w:orient="landscape"/>
          <w:pgMar w:top="1440" w:right="1440" w:bottom="1440" w:left="1440" w:header="720" w:footer="720" w:gutter="0"/>
          <w:cols w:space="720"/>
          <w:docGrid w:linePitch="360"/>
        </w:sectPr>
      </w:pPr>
      <w:r>
        <w:t>Figure A1. Diagram depicting how annual demographic rates were simulated incorporating both parametric uncertainty in the true overall values and annual variation, using survival of the smallest age class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t>) as an example. This process was used to simulate all demographic rates.</w:t>
      </w:r>
    </w:p>
    <w:p w14:paraId="5FEE70EF" w14:textId="0918CC0A" w:rsidR="00F12394" w:rsidRPr="00F12394" w:rsidRDefault="00F12394" w:rsidP="006D6A6C">
      <w:pPr>
        <w:spacing w:line="240" w:lineRule="auto"/>
        <w:rPr>
          <w:b/>
          <w:bCs/>
        </w:rPr>
      </w:pPr>
      <w:r>
        <w:rPr>
          <w:b/>
          <w:bCs/>
        </w:rPr>
        <w:lastRenderedPageBreak/>
        <w:t>Appendix B: Sensitivity Analysis</w:t>
      </w:r>
    </w:p>
    <w:p w14:paraId="20FB91AA" w14:textId="77777777" w:rsidR="00F12394" w:rsidRDefault="00F12394" w:rsidP="006D6A6C">
      <w:pPr>
        <w:spacing w:line="240" w:lineRule="auto"/>
        <w:rPr>
          <w:b/>
          <w:bCs/>
        </w:rPr>
      </w:pPr>
    </w:p>
    <w:p w14:paraId="2864E62E" w14:textId="2AE72954" w:rsidR="00F12394" w:rsidRDefault="00397C61" w:rsidP="002F2ADF">
      <w:pPr>
        <w:spacing w:line="240" w:lineRule="auto"/>
      </w:pPr>
      <w:r>
        <w:rPr>
          <w:b/>
          <w:bCs/>
        </w:rPr>
        <w:t xml:space="preserve">Table </w:t>
      </w:r>
      <w:r w:rsidR="00F12394">
        <w:rPr>
          <w:b/>
          <w:bCs/>
        </w:rPr>
        <w:t>B</w:t>
      </w:r>
      <w:r w:rsidR="001832A5">
        <w:rPr>
          <w:b/>
          <w:bCs/>
        </w:rPr>
        <w:t>1</w:t>
      </w:r>
      <w:r>
        <w:rPr>
          <w:b/>
          <w:bCs/>
        </w:rPr>
        <w:t xml:space="preserve">. </w:t>
      </w:r>
      <w:r>
        <w:t>Scenarios used to evaluate the effect of assuming a lower maximum density on model outputs.</w:t>
      </w:r>
    </w:p>
    <w:tbl>
      <w:tblPr>
        <w:tblW w:w="9450" w:type="dxa"/>
        <w:tblLook w:val="04A0" w:firstRow="1" w:lastRow="0" w:firstColumn="1" w:lastColumn="0" w:noHBand="0" w:noVBand="1"/>
      </w:tblPr>
      <w:tblGrid>
        <w:gridCol w:w="1170"/>
        <w:gridCol w:w="1170"/>
        <w:gridCol w:w="1010"/>
        <w:gridCol w:w="1152"/>
        <w:gridCol w:w="830"/>
        <w:gridCol w:w="1148"/>
        <w:gridCol w:w="1458"/>
        <w:gridCol w:w="1512"/>
      </w:tblGrid>
      <w:tr w:rsidR="002F2ADF" w:rsidRPr="006352FB" w14:paraId="3914BEF4" w14:textId="77777777" w:rsidTr="00073A88">
        <w:trPr>
          <w:trHeight w:val="300"/>
        </w:trPr>
        <w:tc>
          <w:tcPr>
            <w:tcW w:w="1170" w:type="dxa"/>
            <w:vMerge w:val="restart"/>
            <w:tcBorders>
              <w:top w:val="single" w:sz="4" w:space="0" w:color="auto"/>
              <w:left w:val="nil"/>
              <w:bottom w:val="single" w:sz="4" w:space="0" w:color="000000"/>
              <w:right w:val="nil"/>
            </w:tcBorders>
            <w:shd w:val="clear" w:color="auto" w:fill="auto"/>
            <w:vAlign w:val="center"/>
            <w:hideMark/>
          </w:tcPr>
          <w:p w14:paraId="281E685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current density</w:t>
            </w:r>
            <w:r w:rsidRPr="00CF497F">
              <w:rPr>
                <w:rFonts w:ascii="Calibri" w:eastAsia="Times New Roman" w:hAnsi="Calibri" w:cs="Calibri"/>
                <w:color w:val="000000"/>
              </w:rPr>
              <w:br/>
              <w:t>(boas/ha)</w:t>
            </w:r>
          </w:p>
        </w:tc>
        <w:tc>
          <w:tcPr>
            <w:tcW w:w="1170" w:type="dxa"/>
            <w:vMerge w:val="restart"/>
            <w:tcBorders>
              <w:top w:val="single" w:sz="4" w:space="0" w:color="auto"/>
              <w:left w:val="nil"/>
              <w:bottom w:val="single" w:sz="4" w:space="0" w:color="000000"/>
              <w:right w:val="nil"/>
            </w:tcBorders>
            <w:shd w:val="clear" w:color="auto" w:fill="auto"/>
            <w:vAlign w:val="center"/>
            <w:hideMark/>
          </w:tcPr>
          <w:p w14:paraId="31963012"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carrying capacity density</w:t>
            </w:r>
            <w:r w:rsidRPr="00CF497F">
              <w:rPr>
                <w:rFonts w:ascii="Calibri" w:eastAsia="Times New Roman" w:hAnsi="Calibri" w:cs="Calibri"/>
                <w:color w:val="000000"/>
              </w:rPr>
              <w:br/>
              <w:t>(boas/ha)</w:t>
            </w:r>
          </w:p>
        </w:tc>
        <w:tc>
          <w:tcPr>
            <w:tcW w:w="414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69BEECA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Quasi-extinction probability</w:t>
            </w:r>
          </w:p>
        </w:tc>
        <w:tc>
          <w:tcPr>
            <w:tcW w:w="1458" w:type="dxa"/>
            <w:vMerge w:val="restart"/>
            <w:tcBorders>
              <w:top w:val="single" w:sz="4" w:space="0" w:color="auto"/>
              <w:left w:val="single" w:sz="4" w:space="0" w:color="auto"/>
              <w:right w:val="single" w:sz="4" w:space="0" w:color="auto"/>
            </w:tcBorders>
            <w:shd w:val="clear" w:color="auto" w:fill="auto"/>
            <w:vAlign w:val="center"/>
            <w:hideMark/>
          </w:tcPr>
          <w:p w14:paraId="5C8AB201"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growth</w:t>
            </w:r>
          </w:p>
        </w:tc>
        <w:tc>
          <w:tcPr>
            <w:tcW w:w="1512" w:type="dxa"/>
            <w:vMerge w:val="restart"/>
            <w:tcBorders>
              <w:top w:val="single" w:sz="4" w:space="0" w:color="auto"/>
              <w:left w:val="nil"/>
              <w:right w:val="nil"/>
            </w:tcBorders>
            <w:shd w:val="clear" w:color="auto" w:fill="auto"/>
            <w:vAlign w:val="center"/>
            <w:hideMark/>
          </w:tcPr>
          <w:p w14:paraId="4FDBA9FA"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decline</w:t>
            </w:r>
          </w:p>
        </w:tc>
      </w:tr>
      <w:tr w:rsidR="002F2ADF" w:rsidRPr="006352FB" w14:paraId="60A62B4D" w14:textId="77777777" w:rsidTr="00073A88">
        <w:trPr>
          <w:trHeight w:val="630"/>
        </w:trPr>
        <w:tc>
          <w:tcPr>
            <w:tcW w:w="1170" w:type="dxa"/>
            <w:vMerge/>
            <w:tcBorders>
              <w:top w:val="nil"/>
              <w:left w:val="nil"/>
              <w:bottom w:val="single" w:sz="4" w:space="0" w:color="000000"/>
              <w:right w:val="nil"/>
            </w:tcBorders>
            <w:shd w:val="clear" w:color="auto" w:fill="auto"/>
            <w:vAlign w:val="center"/>
            <w:hideMark/>
          </w:tcPr>
          <w:p w14:paraId="6BEE5607" w14:textId="77777777" w:rsidR="002F2ADF" w:rsidRPr="006352FB" w:rsidRDefault="002F2ADF" w:rsidP="00073A88">
            <w:pPr>
              <w:spacing w:after="0" w:line="240" w:lineRule="auto"/>
              <w:rPr>
                <w:rFonts w:ascii="Calibri" w:eastAsia="Times New Roman" w:hAnsi="Calibri" w:cs="Calibri"/>
                <w:b/>
                <w:bCs/>
                <w:color w:val="000000"/>
              </w:rPr>
            </w:pPr>
          </w:p>
        </w:tc>
        <w:tc>
          <w:tcPr>
            <w:tcW w:w="1170" w:type="dxa"/>
            <w:vMerge/>
            <w:tcBorders>
              <w:top w:val="nil"/>
              <w:left w:val="nil"/>
              <w:bottom w:val="single" w:sz="4" w:space="0" w:color="000000"/>
              <w:right w:val="nil"/>
            </w:tcBorders>
            <w:shd w:val="clear" w:color="auto" w:fill="auto"/>
            <w:vAlign w:val="center"/>
            <w:hideMark/>
          </w:tcPr>
          <w:p w14:paraId="31673E02" w14:textId="77777777" w:rsidR="002F2ADF" w:rsidRPr="006352FB" w:rsidRDefault="002F2ADF" w:rsidP="00073A88">
            <w:pPr>
              <w:spacing w:after="0" w:line="240" w:lineRule="auto"/>
              <w:rPr>
                <w:rFonts w:ascii="Calibri" w:eastAsia="Times New Roman" w:hAnsi="Calibri" w:cs="Calibri"/>
                <w:b/>
                <w:bCs/>
                <w:color w:val="000000"/>
              </w:rPr>
            </w:pPr>
          </w:p>
        </w:tc>
        <w:tc>
          <w:tcPr>
            <w:tcW w:w="1010" w:type="dxa"/>
            <w:tcBorders>
              <w:top w:val="nil"/>
              <w:left w:val="single" w:sz="4" w:space="0" w:color="auto"/>
              <w:bottom w:val="single" w:sz="4" w:space="0" w:color="auto"/>
              <w:right w:val="nil"/>
            </w:tcBorders>
            <w:shd w:val="clear" w:color="auto" w:fill="auto"/>
            <w:vAlign w:val="center"/>
            <w:hideMark/>
          </w:tcPr>
          <w:p w14:paraId="60C2A91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w:t>
            </w:r>
          </w:p>
        </w:tc>
        <w:tc>
          <w:tcPr>
            <w:tcW w:w="1152" w:type="dxa"/>
            <w:tcBorders>
              <w:top w:val="nil"/>
              <w:left w:val="nil"/>
              <w:bottom w:val="single" w:sz="4" w:space="0" w:color="auto"/>
              <w:right w:val="nil"/>
            </w:tcBorders>
            <w:shd w:val="clear" w:color="auto" w:fill="auto"/>
            <w:vAlign w:val="center"/>
            <w:hideMark/>
          </w:tcPr>
          <w:p w14:paraId="26DECE4C"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w:t>
            </w:r>
          </w:p>
        </w:tc>
        <w:tc>
          <w:tcPr>
            <w:tcW w:w="830" w:type="dxa"/>
            <w:tcBorders>
              <w:top w:val="nil"/>
              <w:left w:val="nil"/>
              <w:bottom w:val="single" w:sz="4" w:space="0" w:color="auto"/>
              <w:right w:val="nil"/>
            </w:tcBorders>
            <w:shd w:val="clear" w:color="auto" w:fill="auto"/>
            <w:vAlign w:val="center"/>
            <w:hideMark/>
          </w:tcPr>
          <w:p w14:paraId="4C9D10C0"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1000</w:t>
            </w:r>
          </w:p>
        </w:tc>
        <w:tc>
          <w:tcPr>
            <w:tcW w:w="1148" w:type="dxa"/>
            <w:tcBorders>
              <w:top w:val="nil"/>
              <w:left w:val="nil"/>
              <w:bottom w:val="single" w:sz="4" w:space="0" w:color="auto"/>
              <w:right w:val="single" w:sz="4" w:space="0" w:color="auto"/>
            </w:tcBorders>
            <w:shd w:val="clear" w:color="auto" w:fill="auto"/>
            <w:vAlign w:val="center"/>
            <w:hideMark/>
          </w:tcPr>
          <w:p w14:paraId="4098791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5000</w:t>
            </w:r>
          </w:p>
        </w:tc>
        <w:tc>
          <w:tcPr>
            <w:tcW w:w="1458" w:type="dxa"/>
            <w:vMerge/>
            <w:tcBorders>
              <w:left w:val="single" w:sz="4" w:space="0" w:color="auto"/>
              <w:bottom w:val="single" w:sz="4" w:space="0" w:color="000000"/>
              <w:right w:val="single" w:sz="4" w:space="0" w:color="auto"/>
            </w:tcBorders>
            <w:shd w:val="clear" w:color="auto" w:fill="auto"/>
            <w:vAlign w:val="center"/>
            <w:hideMark/>
          </w:tcPr>
          <w:p w14:paraId="346AD51B" w14:textId="77777777" w:rsidR="002F2ADF" w:rsidRPr="006352FB" w:rsidRDefault="002F2ADF" w:rsidP="00073A88">
            <w:pPr>
              <w:spacing w:after="0" w:line="240" w:lineRule="auto"/>
              <w:rPr>
                <w:rFonts w:ascii="Calibri" w:eastAsia="Times New Roman" w:hAnsi="Calibri" w:cs="Calibri"/>
                <w:b/>
                <w:bCs/>
                <w:color w:val="000000"/>
              </w:rPr>
            </w:pPr>
          </w:p>
        </w:tc>
        <w:tc>
          <w:tcPr>
            <w:tcW w:w="1512" w:type="dxa"/>
            <w:vMerge/>
            <w:tcBorders>
              <w:left w:val="nil"/>
              <w:bottom w:val="single" w:sz="4" w:space="0" w:color="000000"/>
              <w:right w:val="nil"/>
            </w:tcBorders>
            <w:shd w:val="clear" w:color="auto" w:fill="auto"/>
            <w:vAlign w:val="center"/>
            <w:hideMark/>
          </w:tcPr>
          <w:p w14:paraId="017E2D8D" w14:textId="77777777" w:rsidR="002F2ADF" w:rsidRPr="006352FB" w:rsidRDefault="002F2ADF" w:rsidP="00073A88">
            <w:pPr>
              <w:spacing w:after="0" w:line="240" w:lineRule="auto"/>
              <w:rPr>
                <w:rFonts w:ascii="Calibri" w:eastAsia="Times New Roman" w:hAnsi="Calibri" w:cs="Calibri"/>
                <w:b/>
                <w:bCs/>
                <w:color w:val="000000"/>
              </w:rPr>
            </w:pPr>
          </w:p>
        </w:tc>
      </w:tr>
      <w:tr w:rsidR="002F2ADF" w:rsidRPr="006352FB" w14:paraId="033AB71B" w14:textId="77777777" w:rsidTr="00073A88">
        <w:trPr>
          <w:trHeight w:val="600"/>
        </w:trPr>
        <w:tc>
          <w:tcPr>
            <w:tcW w:w="1170" w:type="dxa"/>
            <w:tcBorders>
              <w:top w:val="nil"/>
              <w:left w:val="nil"/>
              <w:bottom w:val="nil"/>
              <w:right w:val="nil"/>
            </w:tcBorders>
            <w:shd w:val="clear" w:color="auto" w:fill="auto"/>
            <w:noWrap/>
            <w:vAlign w:val="center"/>
            <w:hideMark/>
          </w:tcPr>
          <w:p w14:paraId="61D801D6"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36CB646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33D6BDD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03D004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4F4149B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16B6A13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7754893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0121A81B"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142194FD" w14:textId="77777777" w:rsidTr="00073A88">
        <w:trPr>
          <w:trHeight w:val="600"/>
        </w:trPr>
        <w:tc>
          <w:tcPr>
            <w:tcW w:w="1170" w:type="dxa"/>
            <w:tcBorders>
              <w:top w:val="nil"/>
              <w:left w:val="nil"/>
              <w:bottom w:val="nil"/>
              <w:right w:val="nil"/>
            </w:tcBorders>
            <w:shd w:val="clear" w:color="auto" w:fill="auto"/>
            <w:noWrap/>
            <w:vAlign w:val="center"/>
            <w:hideMark/>
          </w:tcPr>
          <w:p w14:paraId="7E8F2920"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55299D4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nil"/>
              <w:right w:val="nil"/>
            </w:tcBorders>
            <w:shd w:val="clear" w:color="auto" w:fill="auto"/>
            <w:noWrap/>
            <w:vAlign w:val="bottom"/>
            <w:hideMark/>
          </w:tcPr>
          <w:p w14:paraId="3884A16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3311E7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1E69EB6F"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nil"/>
              <w:right w:val="single" w:sz="4" w:space="0" w:color="auto"/>
            </w:tcBorders>
            <w:shd w:val="clear" w:color="auto" w:fill="auto"/>
            <w:noWrap/>
            <w:vAlign w:val="bottom"/>
            <w:hideMark/>
          </w:tcPr>
          <w:p w14:paraId="6079CA0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nil"/>
              <w:right w:val="single" w:sz="4" w:space="0" w:color="auto"/>
            </w:tcBorders>
            <w:shd w:val="clear" w:color="auto" w:fill="auto"/>
            <w:noWrap/>
            <w:vAlign w:val="bottom"/>
            <w:hideMark/>
          </w:tcPr>
          <w:p w14:paraId="3B47698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nil"/>
              <w:right w:val="nil"/>
            </w:tcBorders>
            <w:shd w:val="clear" w:color="auto" w:fill="auto"/>
            <w:noWrap/>
            <w:vAlign w:val="bottom"/>
            <w:hideMark/>
          </w:tcPr>
          <w:p w14:paraId="3DA8E9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r w:rsidR="002F2ADF" w:rsidRPr="006352FB" w14:paraId="73EC41F5" w14:textId="77777777" w:rsidTr="00073A88">
        <w:trPr>
          <w:trHeight w:val="600"/>
        </w:trPr>
        <w:tc>
          <w:tcPr>
            <w:tcW w:w="1170" w:type="dxa"/>
            <w:tcBorders>
              <w:top w:val="nil"/>
              <w:left w:val="nil"/>
              <w:bottom w:val="nil"/>
              <w:right w:val="nil"/>
            </w:tcBorders>
            <w:shd w:val="clear" w:color="auto" w:fill="auto"/>
            <w:noWrap/>
            <w:vAlign w:val="center"/>
            <w:hideMark/>
          </w:tcPr>
          <w:p w14:paraId="675D7A7C"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nil"/>
              <w:right w:val="nil"/>
            </w:tcBorders>
            <w:shd w:val="clear" w:color="auto" w:fill="auto"/>
            <w:noWrap/>
            <w:vAlign w:val="center"/>
            <w:hideMark/>
          </w:tcPr>
          <w:p w14:paraId="0830D9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550DABF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088B6E77"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68197A2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346F5F5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2FA86EA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6BAA00C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4E49A608" w14:textId="77777777" w:rsidTr="00073A88">
        <w:trPr>
          <w:trHeight w:val="600"/>
        </w:trPr>
        <w:tc>
          <w:tcPr>
            <w:tcW w:w="1170" w:type="dxa"/>
            <w:tcBorders>
              <w:top w:val="nil"/>
              <w:left w:val="nil"/>
              <w:bottom w:val="single" w:sz="4" w:space="0" w:color="auto"/>
              <w:right w:val="nil"/>
            </w:tcBorders>
            <w:shd w:val="clear" w:color="auto" w:fill="auto"/>
            <w:noWrap/>
            <w:vAlign w:val="center"/>
            <w:hideMark/>
          </w:tcPr>
          <w:p w14:paraId="49AB3D6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single" w:sz="4" w:space="0" w:color="auto"/>
              <w:right w:val="nil"/>
            </w:tcBorders>
            <w:shd w:val="clear" w:color="auto" w:fill="auto"/>
            <w:noWrap/>
            <w:vAlign w:val="center"/>
            <w:hideMark/>
          </w:tcPr>
          <w:p w14:paraId="49606E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single" w:sz="4" w:space="0" w:color="auto"/>
              <w:right w:val="nil"/>
            </w:tcBorders>
            <w:shd w:val="clear" w:color="auto" w:fill="auto"/>
            <w:noWrap/>
            <w:vAlign w:val="bottom"/>
            <w:hideMark/>
          </w:tcPr>
          <w:p w14:paraId="1374EC99"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single" w:sz="4" w:space="0" w:color="auto"/>
              <w:right w:val="nil"/>
            </w:tcBorders>
            <w:shd w:val="clear" w:color="auto" w:fill="auto"/>
            <w:noWrap/>
            <w:vAlign w:val="bottom"/>
            <w:hideMark/>
          </w:tcPr>
          <w:p w14:paraId="07A574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single" w:sz="4" w:space="0" w:color="auto"/>
              <w:right w:val="nil"/>
            </w:tcBorders>
            <w:shd w:val="clear" w:color="auto" w:fill="auto"/>
            <w:noWrap/>
            <w:vAlign w:val="bottom"/>
            <w:hideMark/>
          </w:tcPr>
          <w:p w14:paraId="7181F0F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single" w:sz="4" w:space="0" w:color="auto"/>
              <w:right w:val="single" w:sz="4" w:space="0" w:color="auto"/>
            </w:tcBorders>
            <w:shd w:val="clear" w:color="auto" w:fill="auto"/>
            <w:noWrap/>
            <w:vAlign w:val="bottom"/>
            <w:hideMark/>
          </w:tcPr>
          <w:p w14:paraId="210739E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single" w:sz="4" w:space="0" w:color="auto"/>
              <w:right w:val="single" w:sz="4" w:space="0" w:color="auto"/>
            </w:tcBorders>
            <w:shd w:val="clear" w:color="auto" w:fill="auto"/>
            <w:noWrap/>
            <w:vAlign w:val="bottom"/>
            <w:hideMark/>
          </w:tcPr>
          <w:p w14:paraId="2D446573"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single" w:sz="4" w:space="0" w:color="auto"/>
              <w:right w:val="nil"/>
            </w:tcBorders>
            <w:shd w:val="clear" w:color="auto" w:fill="auto"/>
            <w:noWrap/>
            <w:vAlign w:val="bottom"/>
            <w:hideMark/>
          </w:tcPr>
          <w:p w14:paraId="33F4B82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bl>
    <w:p w14:paraId="01294A92" w14:textId="77777777" w:rsidR="002F2ADF" w:rsidRDefault="002F2ADF" w:rsidP="002F2ADF">
      <w:pPr>
        <w:spacing w:line="240" w:lineRule="auto"/>
        <w:rPr>
          <w:b/>
          <w:bCs/>
        </w:rPr>
      </w:pPr>
    </w:p>
    <w:p w14:paraId="2A6F5E1A" w14:textId="77777777" w:rsidR="00F12394" w:rsidRDefault="00F12394" w:rsidP="006D6A6C">
      <w:pPr>
        <w:spacing w:line="240" w:lineRule="auto"/>
        <w:rPr>
          <w:b/>
          <w:bCs/>
        </w:rPr>
      </w:pPr>
    </w:p>
    <w:p w14:paraId="7D8AF1F4" w14:textId="02DF5A8F" w:rsidR="00397C61" w:rsidRDefault="002F2ADF" w:rsidP="006D6A6C">
      <w:pPr>
        <w:spacing w:line="240" w:lineRule="auto"/>
      </w:pPr>
      <w:r>
        <w:rPr>
          <w:noProof/>
        </w:rPr>
        <w:lastRenderedPageBreak/>
        <w:drawing>
          <wp:inline distT="0" distB="0" distL="0" distR="0" wp14:anchorId="4DA1D359" wp14:editId="20A4A843">
            <wp:extent cx="5943600" cy="44577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ce_max_K_Nini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849D85" w14:textId="09FBC3EB" w:rsidR="00F12394" w:rsidRDefault="00F12394" w:rsidP="005C30B8">
      <w:r w:rsidRPr="00F12394">
        <w:rPr>
          <w:b/>
          <w:bCs/>
        </w:rPr>
        <w:t>Figure B2</w:t>
      </w:r>
      <w:r>
        <w:t>. Projected change in population size under four different inputs for maximum current and carrying capacity density. Solid lines are the median and shaded regions represent the range in which 95% of the replications fell. The dashed horizontal line at 0 indicates no change in population size.</w:t>
      </w:r>
    </w:p>
    <w:p w14:paraId="1A97C6F2" w14:textId="3CB5DAA1" w:rsidR="005C30B8" w:rsidRDefault="005C30B8" w:rsidP="005C30B8"/>
    <w:p w14:paraId="279114F4" w14:textId="03DD8C8B" w:rsidR="005C30B8" w:rsidRDefault="005C30B8" w:rsidP="005C30B8"/>
    <w:p w14:paraId="656550F0" w14:textId="7ADEF9F9" w:rsidR="005C30B8" w:rsidRDefault="005C30B8" w:rsidP="005C30B8"/>
    <w:p w14:paraId="5728D026" w14:textId="53C62409" w:rsidR="005C30B8" w:rsidRDefault="005C30B8" w:rsidP="005C30B8"/>
    <w:p w14:paraId="73614C20" w14:textId="76B2662D" w:rsidR="005C30B8" w:rsidRDefault="005C30B8" w:rsidP="005C30B8"/>
    <w:p w14:paraId="3506C49C" w14:textId="5FB15CAD" w:rsidR="005C30B8" w:rsidRDefault="005C30B8" w:rsidP="005C30B8"/>
    <w:p w14:paraId="323D480B" w14:textId="740196C0" w:rsidR="005C30B8" w:rsidRDefault="005C30B8" w:rsidP="005C30B8"/>
    <w:p w14:paraId="7C012BE6" w14:textId="53FE02FA" w:rsidR="005C30B8" w:rsidRDefault="005C30B8" w:rsidP="005C30B8"/>
    <w:p w14:paraId="52C5045D" w14:textId="6B4551ED" w:rsidR="005C30B8" w:rsidRDefault="005C30B8" w:rsidP="005C30B8"/>
    <w:p w14:paraId="5D64F1C0" w14:textId="049B27F3" w:rsidR="005C30B8" w:rsidRDefault="005C30B8" w:rsidP="005C30B8"/>
    <w:p w14:paraId="4F58368B" w14:textId="3D604E19" w:rsidR="005C30B8" w:rsidRDefault="005C30B8" w:rsidP="005C30B8">
      <w:r>
        <w:rPr>
          <w:noProof/>
        </w:rPr>
        <w:lastRenderedPageBreak/>
        <w:drawing>
          <wp:inline distT="0" distB="0" distL="0" distR="0" wp14:anchorId="32A0EC99" wp14:editId="77D45B63">
            <wp:extent cx="5943600" cy="371475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e_probs-Nini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FBAA4C" w14:textId="77777777" w:rsidR="005C30B8" w:rsidRDefault="005C30B8" w:rsidP="005C30B8">
      <w:r w:rsidRPr="005C30B8">
        <w:rPr>
          <w:b/>
          <w:bCs/>
        </w:rPr>
        <w:t xml:space="preserve">Figure </w:t>
      </w:r>
      <w:commentRangeStart w:id="17"/>
      <w:r w:rsidRPr="005C30B8">
        <w:rPr>
          <w:b/>
          <w:bCs/>
        </w:rPr>
        <w:t>B4</w:t>
      </w:r>
      <w:commentRangeEnd w:id="17"/>
      <w:r w:rsidR="00BC0D6E">
        <w:rPr>
          <w:rStyle w:val="CommentReference"/>
        </w:rPr>
        <w:commentReference w:id="17"/>
      </w:r>
      <w:r w:rsidRPr="005C30B8">
        <w:rPr>
          <w:b/>
          <w:bCs/>
        </w:rPr>
        <w:t>.</w:t>
      </w:r>
      <w:r>
        <w:t xml:space="preserve"> Association between current population size and quasi-extinction probability. Each color line represents a different quasi-extinction threshold. Quasi-extinction probability was calculated by replicating the population projection 1,000 times for each initial population size and determining the proportion of replicates in which the population size fell below the quasi-extinction threshold.</w:t>
      </w:r>
    </w:p>
    <w:p w14:paraId="69B415D1" w14:textId="77777777" w:rsidR="005C30B8" w:rsidRDefault="005C30B8" w:rsidP="005C30B8"/>
    <w:sectPr w:rsidR="005C30B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Tucker" w:date="2019-09-09T13:18:00Z" w:initials="AT">
    <w:p w14:paraId="5F9B64F1" w14:textId="189E35A2" w:rsidR="00073A88" w:rsidRDefault="00073A88">
      <w:pPr>
        <w:pStyle w:val="CommentText"/>
      </w:pPr>
      <w:r>
        <w:rPr>
          <w:rStyle w:val="CommentReference"/>
        </w:rPr>
        <w:annotationRef/>
      </w:r>
      <w:r>
        <w:t>Title needs work</w:t>
      </w:r>
    </w:p>
  </w:comment>
  <w:comment w:id="1" w:author="ENE MU" w:date="2019-11-01T14:59:00Z" w:initials="EM">
    <w:p w14:paraId="4276B3AC" w14:textId="021C7C83" w:rsidR="00CA7B2C" w:rsidRDefault="00CA7B2C">
      <w:pPr>
        <w:pStyle w:val="CommentText"/>
      </w:pPr>
      <w:r>
        <w:rPr>
          <w:rStyle w:val="CommentReference"/>
        </w:rPr>
        <w:annotationRef/>
      </w:r>
      <w:r w:rsidR="00BC1616">
        <w:t xml:space="preserve">Maybe add as a tool </w:t>
      </w:r>
      <w:bookmarkStart w:id="2" w:name="_GoBack"/>
      <w:bookmarkEnd w:id="2"/>
      <w:r w:rsidR="00BC1616">
        <w:t xml:space="preserve">for decision making processes??? </w:t>
      </w:r>
    </w:p>
  </w:comment>
  <w:comment w:id="3" w:author="Anna Tucker" w:date="2019-09-11T11:25:00Z" w:initials="AT">
    <w:p w14:paraId="1EFDC9E3" w14:textId="76475722" w:rsidR="00073A88" w:rsidRDefault="00073A88">
      <w:pPr>
        <w:pStyle w:val="CommentText"/>
      </w:pPr>
      <w:r>
        <w:rPr>
          <w:rStyle w:val="CommentReference"/>
        </w:rPr>
        <w:annotationRef/>
      </w:r>
      <w:r>
        <w:t xml:space="preserve">Any others who should be included? </w:t>
      </w:r>
    </w:p>
  </w:comment>
  <w:comment w:id="5" w:author="ENE MU" w:date="2019-11-01T14:57:00Z" w:initials="EM">
    <w:p w14:paraId="5F3BBC37" w14:textId="33072DF2" w:rsidR="00CA7B2C" w:rsidRDefault="00CA7B2C">
      <w:pPr>
        <w:pStyle w:val="CommentText"/>
      </w:pPr>
      <w:r>
        <w:t xml:space="preserve">Can check out </w:t>
      </w:r>
      <w:r w:rsidR="008C135A">
        <w:rPr>
          <w:rStyle w:val="CommentReference"/>
        </w:rPr>
        <w:annotationRef/>
      </w:r>
      <w:r>
        <w:t>Tropical Conservation Science</w:t>
      </w:r>
    </w:p>
  </w:comment>
  <w:comment w:id="4" w:author="Anna Tucker" w:date="2019-09-09T13:18:00Z" w:initials="AT">
    <w:p w14:paraId="2342F575" w14:textId="4DB9BA22" w:rsidR="00073A88" w:rsidRDefault="00073A88">
      <w:pPr>
        <w:pStyle w:val="CommentText"/>
      </w:pPr>
      <w:r>
        <w:rPr>
          <w:rStyle w:val="CommentReference"/>
        </w:rPr>
        <w:annotationRef/>
      </w:r>
      <w:r>
        <w:t>Open to other suggestions</w:t>
      </w:r>
    </w:p>
  </w:comment>
  <w:comment w:id="6" w:author="ENE MU" w:date="2019-11-01T15:02:00Z" w:initials="EM">
    <w:p w14:paraId="168E0817" w14:textId="068E8AFA" w:rsidR="00CA7B2C" w:rsidRDefault="00CA7B2C">
      <w:pPr>
        <w:pStyle w:val="CommentText"/>
      </w:pPr>
      <w:r>
        <w:rPr>
          <w:rStyle w:val="CommentReference"/>
        </w:rPr>
        <w:annotationRef/>
      </w:r>
      <w:r>
        <w:t>I can translate abstract if you want a Spanish version of it.</w:t>
      </w:r>
    </w:p>
  </w:comment>
  <w:comment w:id="9" w:author="Anna Tucker" w:date="2019-09-09T13:41:00Z" w:initials="AT">
    <w:p w14:paraId="2542F988" w14:textId="6AB41CF1" w:rsidR="00073A88" w:rsidRDefault="00073A88">
      <w:pPr>
        <w:pStyle w:val="CommentText"/>
      </w:pPr>
      <w:r>
        <w:rPr>
          <w:rStyle w:val="CommentReference"/>
        </w:rPr>
        <w:annotationRef/>
      </w:r>
      <w:r>
        <w:t>citation</w:t>
      </w:r>
    </w:p>
  </w:comment>
  <w:comment w:id="8" w:author="ENE MU" w:date="2019-10-31T17:05:00Z" w:initials="EM">
    <w:p w14:paraId="0D0BB96B" w14:textId="3501B7BA" w:rsidR="00EC225F" w:rsidRDefault="00EC225F">
      <w:pPr>
        <w:pStyle w:val="CommentText"/>
      </w:pPr>
      <w:r>
        <w:rPr>
          <w:rStyle w:val="CommentReference"/>
        </w:rPr>
        <w:annotationRef/>
      </w:r>
      <w:r>
        <w:t xml:space="preserve">The two areas were densities </w:t>
      </w:r>
      <w:r w:rsidR="0082073D">
        <w:t>reached almost 6 boa</w:t>
      </w:r>
      <w:r w:rsidR="005F7871">
        <w:t>s</w:t>
      </w:r>
      <w:r w:rsidR="0082073D">
        <w:t xml:space="preserve">/ha (5.3 and 5.6 boas/ha) </w:t>
      </w:r>
      <w:r w:rsidR="005F7871">
        <w:t>were done by Tolson, 199</w:t>
      </w:r>
      <w:r w:rsidR="00652A44">
        <w:t>7</w:t>
      </w:r>
      <w:r w:rsidR="005F7871">
        <w:t xml:space="preserve"> and Rios et al 2007, respectively. </w:t>
      </w:r>
    </w:p>
    <w:p w14:paraId="6547D3B1" w14:textId="77777777" w:rsidR="00326522" w:rsidRDefault="00326522">
      <w:pPr>
        <w:pStyle w:val="CommentText"/>
      </w:pPr>
    </w:p>
    <w:p w14:paraId="37769B94" w14:textId="77777777" w:rsidR="00326522" w:rsidRDefault="00326522">
      <w:pPr>
        <w:pStyle w:val="CommentText"/>
      </w:pPr>
      <w:r>
        <w:t>References:</w:t>
      </w:r>
    </w:p>
    <w:p w14:paraId="562F3665" w14:textId="63062F91" w:rsidR="00652A44" w:rsidRDefault="00652A44" w:rsidP="00652A44">
      <w:pPr>
        <w:spacing w:before="240" w:after="100" w:afterAutospacing="1"/>
        <w:ind w:left="567" w:hanging="567"/>
        <w:jc w:val="both"/>
        <w:rPr>
          <w:rFonts w:ascii="Times New Roman" w:hAnsi="Times New Roman"/>
          <w:lang w:val="es-PR"/>
        </w:rPr>
      </w:pPr>
      <w:r w:rsidRPr="00BD781A">
        <w:rPr>
          <w:rFonts w:ascii="Times New Roman" w:hAnsi="Times New Roman"/>
        </w:rPr>
        <w:t xml:space="preserve">Tolson, P.J. 1997. Population census and habitat assessment for the Puerto Rican boa, </w:t>
      </w:r>
      <w:r w:rsidRPr="00BD781A">
        <w:rPr>
          <w:rFonts w:ascii="Times New Roman" w:hAnsi="Times New Roman"/>
          <w:i/>
        </w:rPr>
        <w:t>Epicrates inornatus</w:t>
      </w:r>
      <w:r w:rsidRPr="00BD781A">
        <w:rPr>
          <w:rFonts w:ascii="Times New Roman" w:hAnsi="Times New Roman"/>
        </w:rPr>
        <w:t xml:space="preserve">, at the U.S. Naval Security Group Activity, Sabana Seca, Puerto Rico. </w:t>
      </w:r>
      <w:r w:rsidRPr="00652A44">
        <w:rPr>
          <w:rFonts w:ascii="Times New Roman" w:hAnsi="Times New Roman"/>
          <w:lang w:val="es-PR"/>
        </w:rPr>
        <w:t>Final Report. Puerta de Tierra, Puerto Rico: Departamento de Recursos Naturales y Ambientales.</w:t>
      </w:r>
    </w:p>
    <w:p w14:paraId="7F5BB60C" w14:textId="63A889AF" w:rsidR="00652A44" w:rsidRDefault="00652A44" w:rsidP="00652A44">
      <w:pPr>
        <w:spacing w:before="240" w:after="100" w:afterAutospacing="1"/>
        <w:ind w:left="567" w:hanging="567"/>
        <w:jc w:val="both"/>
        <w:rPr>
          <w:rFonts w:ascii="Times New Roman" w:hAnsi="Times New Roman"/>
          <w:lang w:val="es-PR"/>
        </w:rPr>
      </w:pPr>
    </w:p>
    <w:p w14:paraId="150C9B34" w14:textId="77777777" w:rsidR="00652A44" w:rsidRPr="00BD781A" w:rsidRDefault="00652A44" w:rsidP="00652A44">
      <w:pPr>
        <w:spacing w:before="240" w:after="100" w:afterAutospacing="1"/>
        <w:ind w:left="567" w:hanging="567"/>
        <w:jc w:val="both"/>
        <w:rPr>
          <w:rFonts w:ascii="Times New Roman" w:hAnsi="Times New Roman"/>
        </w:rPr>
      </w:pPr>
      <w:r w:rsidRPr="00BD781A">
        <w:rPr>
          <w:rFonts w:ascii="Times New Roman" w:hAnsi="Times New Roman"/>
        </w:rPr>
        <w:t>Rios-López, N. and M. Aide. 2007. Herpetofaunal dynamics during secondary succession. Herpetologica, 63(1): 35-50</w:t>
      </w:r>
      <w:r>
        <w:rPr>
          <w:rFonts w:ascii="Times New Roman" w:hAnsi="Times New Roman"/>
        </w:rPr>
        <w:t>.</w:t>
      </w:r>
    </w:p>
    <w:p w14:paraId="53B6E620" w14:textId="77777777" w:rsidR="00652A44" w:rsidRPr="00652A44" w:rsidRDefault="00652A44" w:rsidP="00652A44">
      <w:pPr>
        <w:spacing w:before="240" w:after="100" w:afterAutospacing="1"/>
        <w:ind w:left="567" w:hanging="567"/>
        <w:jc w:val="both"/>
        <w:rPr>
          <w:rFonts w:ascii="Times New Roman" w:hAnsi="Times New Roman"/>
          <w:lang w:val="es-PR"/>
        </w:rPr>
      </w:pPr>
    </w:p>
    <w:p w14:paraId="09612373" w14:textId="39F2ECE3" w:rsidR="00326522" w:rsidRPr="00652A44" w:rsidRDefault="00326522">
      <w:pPr>
        <w:pStyle w:val="CommentText"/>
        <w:rPr>
          <w:lang w:val="es-PR"/>
        </w:rPr>
      </w:pPr>
    </w:p>
  </w:comment>
  <w:comment w:id="11" w:author="ENE MU" w:date="2019-11-01T13:54:00Z" w:initials="EM">
    <w:p w14:paraId="3F77B2A7" w14:textId="6B339ADB" w:rsidR="005205A1" w:rsidRDefault="005205A1">
      <w:pPr>
        <w:pStyle w:val="CommentText"/>
      </w:pPr>
      <w:r>
        <w:rPr>
          <w:rStyle w:val="CommentReference"/>
        </w:rPr>
        <w:annotationRef/>
      </w:r>
      <w:r>
        <w:t>Correct figure number</w:t>
      </w:r>
    </w:p>
  </w:comment>
  <w:comment w:id="12" w:author="ENE MU" w:date="2019-11-01T12:44:00Z" w:initials="EM">
    <w:p w14:paraId="784B50A1" w14:textId="1E134803" w:rsidR="00E501BF" w:rsidRDefault="00E501BF">
      <w:pPr>
        <w:pStyle w:val="CommentText"/>
      </w:pPr>
      <w:r>
        <w:rPr>
          <w:rStyle w:val="CommentReference"/>
        </w:rPr>
        <w:annotationRef/>
      </w:r>
      <w:r>
        <w:t>Mulero 2019</w:t>
      </w:r>
    </w:p>
  </w:comment>
  <w:comment w:id="13" w:author="ENE MU" w:date="2019-11-01T14:00:00Z" w:initials="EM">
    <w:p w14:paraId="4F5C770D" w14:textId="15B31673" w:rsidR="005205A1" w:rsidRDefault="005205A1">
      <w:pPr>
        <w:pStyle w:val="CommentText"/>
      </w:pPr>
      <w:r>
        <w:rPr>
          <w:rStyle w:val="CommentReference"/>
        </w:rPr>
        <w:annotationRef/>
      </w:r>
      <w:r>
        <w:t>By the look of it, Im assuming this figure corresponds to the figure X-fecundity graphs.</w:t>
      </w:r>
    </w:p>
  </w:comment>
  <w:comment w:id="14" w:author="ENE MU" w:date="2019-11-01T14:09:00Z" w:initials="EM">
    <w:p w14:paraId="4B23B27A" w14:textId="6F1247B6" w:rsidR="00945FF2" w:rsidRDefault="00945FF2">
      <w:pPr>
        <w:pStyle w:val="CommentText"/>
      </w:pPr>
      <w:r>
        <w:rPr>
          <w:rStyle w:val="CommentReference"/>
        </w:rPr>
        <w:annotationRef/>
      </w:r>
      <w:r>
        <w:t>Table 5 says 58% and 42%, respectively.</w:t>
      </w:r>
    </w:p>
  </w:comment>
  <w:comment w:id="15" w:author="ENE MU" w:date="2019-11-01T14:11:00Z" w:initials="EM">
    <w:p w14:paraId="3B4030E1" w14:textId="78C83151" w:rsidR="00945FF2" w:rsidRDefault="00945FF2">
      <w:pPr>
        <w:pStyle w:val="CommentText"/>
      </w:pPr>
      <w:r>
        <w:rPr>
          <w:rStyle w:val="CommentReference"/>
        </w:rPr>
        <w:annotationRef/>
      </w:r>
      <w:r>
        <w:t>52% according to table 5</w:t>
      </w:r>
    </w:p>
  </w:comment>
  <w:comment w:id="16" w:author="ENE MU" w:date="2019-11-01T14:42:00Z" w:initials="EM">
    <w:p w14:paraId="40B80F54" w14:textId="6F61EF11" w:rsidR="00ED045C" w:rsidRDefault="00ED045C">
      <w:pPr>
        <w:pStyle w:val="CommentText"/>
      </w:pPr>
      <w:r>
        <w:rPr>
          <w:rStyle w:val="CommentReference"/>
        </w:rPr>
        <w:annotationRef/>
      </w:r>
      <w:r>
        <w:t>Exactly, figure X even helps us to identify which life stages are more vulnerable and can give some insight into how management strategies should be employed in a more efficient way.</w:t>
      </w:r>
    </w:p>
  </w:comment>
  <w:comment w:id="17" w:author="ENE MU" w:date="2019-11-01T14:47:00Z" w:initials="EM">
    <w:p w14:paraId="7108532C" w14:textId="5EF5F1CB" w:rsidR="00BC0D6E" w:rsidRDefault="00BC0D6E">
      <w:pPr>
        <w:pStyle w:val="CommentText"/>
      </w:pPr>
      <w:r>
        <w:rPr>
          <w:rStyle w:val="CommentReference"/>
        </w:rPr>
        <w:annotationRef/>
      </w:r>
      <w:r>
        <w:t>Figure numbers should be adjusted.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9B64F1" w15:done="0"/>
  <w15:commentEx w15:paraId="4276B3AC" w15:done="0"/>
  <w15:commentEx w15:paraId="1EFDC9E3" w15:done="0"/>
  <w15:commentEx w15:paraId="5F3BBC37" w15:done="0"/>
  <w15:commentEx w15:paraId="2342F575" w15:done="0"/>
  <w15:commentEx w15:paraId="168E0817" w15:done="0"/>
  <w15:commentEx w15:paraId="2542F988" w15:done="0"/>
  <w15:commentEx w15:paraId="09612373" w15:done="0"/>
  <w15:commentEx w15:paraId="3F77B2A7" w15:done="0"/>
  <w15:commentEx w15:paraId="784B50A1" w15:done="0"/>
  <w15:commentEx w15:paraId="4F5C770D" w15:done="0"/>
  <w15:commentEx w15:paraId="4B23B27A" w15:done="0"/>
  <w15:commentEx w15:paraId="3B4030E1" w15:done="0"/>
  <w15:commentEx w15:paraId="40B80F54" w15:done="0"/>
  <w15:commentEx w15:paraId="710853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9B64F1" w16cid:durableId="2120CF99"/>
  <w16cid:commentId w16cid:paraId="4276B3AC" w16cid:durableId="2166C6ED"/>
  <w16cid:commentId w16cid:paraId="1EFDC9E3" w16cid:durableId="21235813"/>
  <w16cid:commentId w16cid:paraId="5F3BBC37" w16cid:durableId="2166C647"/>
  <w16cid:commentId w16cid:paraId="2342F575" w16cid:durableId="2120CF90"/>
  <w16cid:commentId w16cid:paraId="168E0817" w16cid:durableId="2166C76E"/>
  <w16cid:commentId w16cid:paraId="2542F988" w16cid:durableId="2120D506"/>
  <w16cid:commentId w16cid:paraId="09612373" w16cid:durableId="216592D8"/>
  <w16cid:commentId w16cid:paraId="3F77B2A7" w16cid:durableId="2166B79F"/>
  <w16cid:commentId w16cid:paraId="784B50A1" w16cid:durableId="2166A746"/>
  <w16cid:commentId w16cid:paraId="4F5C770D" w16cid:durableId="2166B90B"/>
  <w16cid:commentId w16cid:paraId="4B23B27A" w16cid:durableId="2166BB37"/>
  <w16cid:commentId w16cid:paraId="3B4030E1" w16cid:durableId="2166BB74"/>
  <w16cid:commentId w16cid:paraId="40B80F54" w16cid:durableId="2166C2C0"/>
  <w16cid:commentId w16cid:paraId="7108532C" w16cid:durableId="2166C4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36C29" w14:textId="77777777" w:rsidR="00874800" w:rsidRDefault="00874800" w:rsidP="001102B8">
      <w:pPr>
        <w:spacing w:after="0" w:line="240" w:lineRule="auto"/>
      </w:pPr>
      <w:r>
        <w:separator/>
      </w:r>
    </w:p>
  </w:endnote>
  <w:endnote w:type="continuationSeparator" w:id="0">
    <w:p w14:paraId="714DE772" w14:textId="77777777" w:rsidR="00874800" w:rsidRDefault="00874800"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11FE2DF8" w:rsidR="00073A88" w:rsidRDefault="00073A88">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C721D43" w14:textId="77777777" w:rsidR="00073A88" w:rsidRDefault="00073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D64E4" w14:textId="77777777" w:rsidR="00874800" w:rsidRDefault="00874800" w:rsidP="001102B8">
      <w:pPr>
        <w:spacing w:after="0" w:line="240" w:lineRule="auto"/>
      </w:pPr>
      <w:r>
        <w:separator/>
      </w:r>
    </w:p>
  </w:footnote>
  <w:footnote w:type="continuationSeparator" w:id="0">
    <w:p w14:paraId="1ACB6CF5" w14:textId="77777777" w:rsidR="00874800" w:rsidRDefault="00874800"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Tucker">
    <w15:presenceInfo w15:providerId="Windows Live" w15:userId="d2bbfb34f9d3200a"/>
  </w15:person>
  <w15:person w15:author="ENE MU">
    <w15:presenceInfo w15:providerId="Windows Live" w15:userId="8e9641580bf962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8F7"/>
    <w:rsid w:val="00015663"/>
    <w:rsid w:val="000210EC"/>
    <w:rsid w:val="00022A53"/>
    <w:rsid w:val="00034E9F"/>
    <w:rsid w:val="00042DFF"/>
    <w:rsid w:val="00073A88"/>
    <w:rsid w:val="00076575"/>
    <w:rsid w:val="00081D83"/>
    <w:rsid w:val="00082ED8"/>
    <w:rsid w:val="00091A8F"/>
    <w:rsid w:val="00095B13"/>
    <w:rsid w:val="00095C92"/>
    <w:rsid w:val="000A41B6"/>
    <w:rsid w:val="000B166C"/>
    <w:rsid w:val="000B1788"/>
    <w:rsid w:val="000B5CAA"/>
    <w:rsid w:val="000C28B0"/>
    <w:rsid w:val="000C5842"/>
    <w:rsid w:val="000D0A79"/>
    <w:rsid w:val="000D384B"/>
    <w:rsid w:val="000D4071"/>
    <w:rsid w:val="000D463C"/>
    <w:rsid w:val="000E73D4"/>
    <w:rsid w:val="00101321"/>
    <w:rsid w:val="001043AC"/>
    <w:rsid w:val="001102B8"/>
    <w:rsid w:val="001108BB"/>
    <w:rsid w:val="00114C54"/>
    <w:rsid w:val="00121CE4"/>
    <w:rsid w:val="001226FA"/>
    <w:rsid w:val="00122890"/>
    <w:rsid w:val="00144BC9"/>
    <w:rsid w:val="00167218"/>
    <w:rsid w:val="001832A5"/>
    <w:rsid w:val="00184A85"/>
    <w:rsid w:val="001A7715"/>
    <w:rsid w:val="001B63D3"/>
    <w:rsid w:val="001C1AC5"/>
    <w:rsid w:val="001C6A31"/>
    <w:rsid w:val="001E1311"/>
    <w:rsid w:val="001F025F"/>
    <w:rsid w:val="001F0A61"/>
    <w:rsid w:val="002134FC"/>
    <w:rsid w:val="00214D7F"/>
    <w:rsid w:val="00216008"/>
    <w:rsid w:val="00217027"/>
    <w:rsid w:val="0021777C"/>
    <w:rsid w:val="002327E6"/>
    <w:rsid w:val="00233A5F"/>
    <w:rsid w:val="00253BA2"/>
    <w:rsid w:val="00254EF6"/>
    <w:rsid w:val="00264D4C"/>
    <w:rsid w:val="0027512B"/>
    <w:rsid w:val="0028015D"/>
    <w:rsid w:val="002836A7"/>
    <w:rsid w:val="00286121"/>
    <w:rsid w:val="002933CB"/>
    <w:rsid w:val="00297767"/>
    <w:rsid w:val="002A06B5"/>
    <w:rsid w:val="002A6EAC"/>
    <w:rsid w:val="002B0335"/>
    <w:rsid w:val="002B6313"/>
    <w:rsid w:val="002D13EC"/>
    <w:rsid w:val="002D7CA6"/>
    <w:rsid w:val="002E34DB"/>
    <w:rsid w:val="002F1498"/>
    <w:rsid w:val="002F2ADF"/>
    <w:rsid w:val="0031746E"/>
    <w:rsid w:val="00326522"/>
    <w:rsid w:val="003313A3"/>
    <w:rsid w:val="00334BF8"/>
    <w:rsid w:val="0034207A"/>
    <w:rsid w:val="003444C5"/>
    <w:rsid w:val="00354A69"/>
    <w:rsid w:val="00355140"/>
    <w:rsid w:val="003575E5"/>
    <w:rsid w:val="003649E4"/>
    <w:rsid w:val="003650AA"/>
    <w:rsid w:val="003653ED"/>
    <w:rsid w:val="00365F47"/>
    <w:rsid w:val="00384D34"/>
    <w:rsid w:val="0038639C"/>
    <w:rsid w:val="00392BD7"/>
    <w:rsid w:val="00394B9E"/>
    <w:rsid w:val="00397C61"/>
    <w:rsid w:val="003C28AD"/>
    <w:rsid w:val="003C45C7"/>
    <w:rsid w:val="003D6292"/>
    <w:rsid w:val="003F4E81"/>
    <w:rsid w:val="003F7FFA"/>
    <w:rsid w:val="0040207E"/>
    <w:rsid w:val="00404992"/>
    <w:rsid w:val="00404D9C"/>
    <w:rsid w:val="0040786F"/>
    <w:rsid w:val="00412319"/>
    <w:rsid w:val="00424CBD"/>
    <w:rsid w:val="004342E5"/>
    <w:rsid w:val="00436159"/>
    <w:rsid w:val="00436DEF"/>
    <w:rsid w:val="00437784"/>
    <w:rsid w:val="00445AC8"/>
    <w:rsid w:val="0044675A"/>
    <w:rsid w:val="00450657"/>
    <w:rsid w:val="00454EEA"/>
    <w:rsid w:val="00461D1B"/>
    <w:rsid w:val="004636E5"/>
    <w:rsid w:val="004641A5"/>
    <w:rsid w:val="00473112"/>
    <w:rsid w:val="004749F0"/>
    <w:rsid w:val="004801F2"/>
    <w:rsid w:val="0049085E"/>
    <w:rsid w:val="00495509"/>
    <w:rsid w:val="00495BDF"/>
    <w:rsid w:val="004B5936"/>
    <w:rsid w:val="004C42D6"/>
    <w:rsid w:val="004C5493"/>
    <w:rsid w:val="004D240F"/>
    <w:rsid w:val="004D3169"/>
    <w:rsid w:val="005056DD"/>
    <w:rsid w:val="0050757F"/>
    <w:rsid w:val="005108A1"/>
    <w:rsid w:val="00510D9F"/>
    <w:rsid w:val="00511623"/>
    <w:rsid w:val="005205A1"/>
    <w:rsid w:val="00521A79"/>
    <w:rsid w:val="005234B0"/>
    <w:rsid w:val="0052605F"/>
    <w:rsid w:val="00526C80"/>
    <w:rsid w:val="00527C28"/>
    <w:rsid w:val="00537FE8"/>
    <w:rsid w:val="005764E8"/>
    <w:rsid w:val="005844B8"/>
    <w:rsid w:val="005869C9"/>
    <w:rsid w:val="005963C3"/>
    <w:rsid w:val="005A1F42"/>
    <w:rsid w:val="005A5955"/>
    <w:rsid w:val="005A64D5"/>
    <w:rsid w:val="005B705E"/>
    <w:rsid w:val="005C00B2"/>
    <w:rsid w:val="005C30B8"/>
    <w:rsid w:val="005E1952"/>
    <w:rsid w:val="005F08A1"/>
    <w:rsid w:val="005F5714"/>
    <w:rsid w:val="005F7871"/>
    <w:rsid w:val="006024C8"/>
    <w:rsid w:val="00603A70"/>
    <w:rsid w:val="00605D4F"/>
    <w:rsid w:val="006508E6"/>
    <w:rsid w:val="00652A44"/>
    <w:rsid w:val="00667EB9"/>
    <w:rsid w:val="006711CC"/>
    <w:rsid w:val="00671B5F"/>
    <w:rsid w:val="006758D5"/>
    <w:rsid w:val="0067684E"/>
    <w:rsid w:val="006957A0"/>
    <w:rsid w:val="00697785"/>
    <w:rsid w:val="006979C5"/>
    <w:rsid w:val="006A57AC"/>
    <w:rsid w:val="006A7B80"/>
    <w:rsid w:val="006C4B83"/>
    <w:rsid w:val="006C6308"/>
    <w:rsid w:val="006D166F"/>
    <w:rsid w:val="006D239F"/>
    <w:rsid w:val="006D2DBD"/>
    <w:rsid w:val="006D5A9F"/>
    <w:rsid w:val="006D6A6C"/>
    <w:rsid w:val="006D7852"/>
    <w:rsid w:val="006E70D2"/>
    <w:rsid w:val="006F12B1"/>
    <w:rsid w:val="006F7012"/>
    <w:rsid w:val="00703370"/>
    <w:rsid w:val="007126E0"/>
    <w:rsid w:val="007543A0"/>
    <w:rsid w:val="007615D7"/>
    <w:rsid w:val="00761CC8"/>
    <w:rsid w:val="0077066C"/>
    <w:rsid w:val="00770BE3"/>
    <w:rsid w:val="00774E9A"/>
    <w:rsid w:val="00780C40"/>
    <w:rsid w:val="007949C4"/>
    <w:rsid w:val="00794EF1"/>
    <w:rsid w:val="007A1583"/>
    <w:rsid w:val="007A184A"/>
    <w:rsid w:val="007B3963"/>
    <w:rsid w:val="007B4DC8"/>
    <w:rsid w:val="007C79B9"/>
    <w:rsid w:val="007D7153"/>
    <w:rsid w:val="007E40EA"/>
    <w:rsid w:val="00801552"/>
    <w:rsid w:val="00802B52"/>
    <w:rsid w:val="008142EB"/>
    <w:rsid w:val="0082073D"/>
    <w:rsid w:val="00837719"/>
    <w:rsid w:val="00874800"/>
    <w:rsid w:val="00874F8B"/>
    <w:rsid w:val="008927BB"/>
    <w:rsid w:val="008A0E1B"/>
    <w:rsid w:val="008A1129"/>
    <w:rsid w:val="008A6C4E"/>
    <w:rsid w:val="008A72F9"/>
    <w:rsid w:val="008B4CC4"/>
    <w:rsid w:val="008C135A"/>
    <w:rsid w:val="008D11DC"/>
    <w:rsid w:val="008D71D5"/>
    <w:rsid w:val="008E39C1"/>
    <w:rsid w:val="008E54F7"/>
    <w:rsid w:val="008E57F9"/>
    <w:rsid w:val="008F370D"/>
    <w:rsid w:val="009002A2"/>
    <w:rsid w:val="00900997"/>
    <w:rsid w:val="009013A4"/>
    <w:rsid w:val="00903C5C"/>
    <w:rsid w:val="00914B28"/>
    <w:rsid w:val="00923AC6"/>
    <w:rsid w:val="009251A6"/>
    <w:rsid w:val="00926795"/>
    <w:rsid w:val="00931887"/>
    <w:rsid w:val="00937D55"/>
    <w:rsid w:val="00943C72"/>
    <w:rsid w:val="00945FF2"/>
    <w:rsid w:val="009627CF"/>
    <w:rsid w:val="00972F5D"/>
    <w:rsid w:val="00983542"/>
    <w:rsid w:val="00984554"/>
    <w:rsid w:val="009851D6"/>
    <w:rsid w:val="00987D1B"/>
    <w:rsid w:val="009A3897"/>
    <w:rsid w:val="009A6B23"/>
    <w:rsid w:val="009A7442"/>
    <w:rsid w:val="009C4879"/>
    <w:rsid w:val="009D7718"/>
    <w:rsid w:val="009E095A"/>
    <w:rsid w:val="009E2208"/>
    <w:rsid w:val="009E795B"/>
    <w:rsid w:val="009F54BD"/>
    <w:rsid w:val="00A0511C"/>
    <w:rsid w:val="00A10910"/>
    <w:rsid w:val="00A11F64"/>
    <w:rsid w:val="00A154BC"/>
    <w:rsid w:val="00A22471"/>
    <w:rsid w:val="00A24863"/>
    <w:rsid w:val="00A30061"/>
    <w:rsid w:val="00A44A76"/>
    <w:rsid w:val="00A45198"/>
    <w:rsid w:val="00A461AC"/>
    <w:rsid w:val="00A500FE"/>
    <w:rsid w:val="00A51C99"/>
    <w:rsid w:val="00A54224"/>
    <w:rsid w:val="00A714ED"/>
    <w:rsid w:val="00A83D89"/>
    <w:rsid w:val="00A94E62"/>
    <w:rsid w:val="00AA518B"/>
    <w:rsid w:val="00AB31CA"/>
    <w:rsid w:val="00AB5DC1"/>
    <w:rsid w:val="00AB6CC9"/>
    <w:rsid w:val="00AC11C7"/>
    <w:rsid w:val="00AC17E0"/>
    <w:rsid w:val="00B004EC"/>
    <w:rsid w:val="00B102C1"/>
    <w:rsid w:val="00B10BA4"/>
    <w:rsid w:val="00B12730"/>
    <w:rsid w:val="00B2108E"/>
    <w:rsid w:val="00B221C8"/>
    <w:rsid w:val="00B4293C"/>
    <w:rsid w:val="00B43F11"/>
    <w:rsid w:val="00B46480"/>
    <w:rsid w:val="00B62839"/>
    <w:rsid w:val="00B633BC"/>
    <w:rsid w:val="00B64DDF"/>
    <w:rsid w:val="00B650C2"/>
    <w:rsid w:val="00B86D92"/>
    <w:rsid w:val="00B93EBF"/>
    <w:rsid w:val="00B956C3"/>
    <w:rsid w:val="00BA10A9"/>
    <w:rsid w:val="00BC0D6E"/>
    <w:rsid w:val="00BC1616"/>
    <w:rsid w:val="00BC4DB1"/>
    <w:rsid w:val="00BC7712"/>
    <w:rsid w:val="00BC793C"/>
    <w:rsid w:val="00BD157F"/>
    <w:rsid w:val="00BF1E29"/>
    <w:rsid w:val="00C053E5"/>
    <w:rsid w:val="00C0601F"/>
    <w:rsid w:val="00C161C1"/>
    <w:rsid w:val="00C20044"/>
    <w:rsid w:val="00C353EB"/>
    <w:rsid w:val="00C37F60"/>
    <w:rsid w:val="00C450A2"/>
    <w:rsid w:val="00C479C6"/>
    <w:rsid w:val="00C6385A"/>
    <w:rsid w:val="00C63C32"/>
    <w:rsid w:val="00C806A3"/>
    <w:rsid w:val="00C860A0"/>
    <w:rsid w:val="00C874BE"/>
    <w:rsid w:val="00C93FA0"/>
    <w:rsid w:val="00CA7B2C"/>
    <w:rsid w:val="00CB2972"/>
    <w:rsid w:val="00CC6F5D"/>
    <w:rsid w:val="00CD2789"/>
    <w:rsid w:val="00CE0246"/>
    <w:rsid w:val="00CE41BF"/>
    <w:rsid w:val="00D033D6"/>
    <w:rsid w:val="00D039AA"/>
    <w:rsid w:val="00D06828"/>
    <w:rsid w:val="00D13906"/>
    <w:rsid w:val="00D36EDF"/>
    <w:rsid w:val="00D52E2F"/>
    <w:rsid w:val="00D619A4"/>
    <w:rsid w:val="00D81519"/>
    <w:rsid w:val="00D9320B"/>
    <w:rsid w:val="00D97AC3"/>
    <w:rsid w:val="00D97E17"/>
    <w:rsid w:val="00DA171B"/>
    <w:rsid w:val="00DA7FD9"/>
    <w:rsid w:val="00DB1797"/>
    <w:rsid w:val="00DB357E"/>
    <w:rsid w:val="00DB3FAC"/>
    <w:rsid w:val="00DB428A"/>
    <w:rsid w:val="00DB5B02"/>
    <w:rsid w:val="00DC4411"/>
    <w:rsid w:val="00DD6D97"/>
    <w:rsid w:val="00DF60A5"/>
    <w:rsid w:val="00E12521"/>
    <w:rsid w:val="00E16764"/>
    <w:rsid w:val="00E20A75"/>
    <w:rsid w:val="00E27F39"/>
    <w:rsid w:val="00E47218"/>
    <w:rsid w:val="00E501BF"/>
    <w:rsid w:val="00E56E3C"/>
    <w:rsid w:val="00E570C0"/>
    <w:rsid w:val="00E63637"/>
    <w:rsid w:val="00E65515"/>
    <w:rsid w:val="00E6605B"/>
    <w:rsid w:val="00E8385D"/>
    <w:rsid w:val="00EC225F"/>
    <w:rsid w:val="00EC2593"/>
    <w:rsid w:val="00EC6916"/>
    <w:rsid w:val="00ED045C"/>
    <w:rsid w:val="00ED33FB"/>
    <w:rsid w:val="00ED5D47"/>
    <w:rsid w:val="00EF0DF6"/>
    <w:rsid w:val="00EF4526"/>
    <w:rsid w:val="00EF70A5"/>
    <w:rsid w:val="00F05B7B"/>
    <w:rsid w:val="00F05F8C"/>
    <w:rsid w:val="00F12394"/>
    <w:rsid w:val="00F13379"/>
    <w:rsid w:val="00F21B1E"/>
    <w:rsid w:val="00F2318C"/>
    <w:rsid w:val="00F275B9"/>
    <w:rsid w:val="00F42CD8"/>
    <w:rsid w:val="00F56E66"/>
    <w:rsid w:val="00F57C2F"/>
    <w:rsid w:val="00F93FDE"/>
    <w:rsid w:val="00FB0B96"/>
    <w:rsid w:val="00FD53E9"/>
    <w:rsid w:val="00FF09FA"/>
    <w:rsid w:val="00FF4148"/>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ti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3C382-D2D3-4783-BD9D-F44A50713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1912</TotalTime>
  <Pages>29</Pages>
  <Words>33830</Words>
  <Characters>192831</Characters>
  <Application>Microsoft Office Word</Application>
  <DocSecurity>0</DocSecurity>
  <Lines>1606</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ENE MU</cp:lastModifiedBy>
  <cp:revision>3</cp:revision>
  <cp:lastPrinted>2019-11-01T15:56:00Z</cp:lastPrinted>
  <dcterms:created xsi:type="dcterms:W3CDTF">2019-07-31T16:25:00Z</dcterms:created>
  <dcterms:modified xsi:type="dcterms:W3CDTF">2019-11-01T19:11:00Z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ies>
</file>