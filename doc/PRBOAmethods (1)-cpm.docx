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EAB92C" w14:textId="16702B1A" w:rsidR="00CE5338" w:rsidRPr="00B46480" w:rsidRDefault="00B46480" w:rsidP="005C00B2">
      <w:pPr>
        <w:spacing w:after="0" w:line="240" w:lineRule="auto"/>
        <w:rPr>
          <w:b/>
        </w:rPr>
      </w:pPr>
      <w:r>
        <w:rPr>
          <w:b/>
        </w:rPr>
        <w:t>A stochastic population projection for the Puerto Rican boa (</w:t>
      </w:r>
      <w:r w:rsidR="00605D4F">
        <w:rPr>
          <w:b/>
          <w:i/>
        </w:rPr>
        <w:t>Chilabothrus</w:t>
      </w:r>
      <w:r>
        <w:rPr>
          <w:b/>
          <w:i/>
        </w:rPr>
        <w:t xml:space="preserve"> inornatus</w:t>
      </w:r>
      <w:r>
        <w:rPr>
          <w:b/>
        </w:rPr>
        <w:t xml:space="preserve">) </w:t>
      </w:r>
    </w:p>
    <w:p w14:paraId="08B91E11" w14:textId="3D8A936D" w:rsidR="005C00B2" w:rsidRPr="006508E6" w:rsidRDefault="005C00B2" w:rsidP="005C00B2">
      <w:pPr>
        <w:spacing w:after="0" w:line="240" w:lineRule="auto"/>
      </w:pPr>
      <w:r>
        <w:t xml:space="preserve">Anna </w:t>
      </w:r>
      <w:r w:rsidR="006508E6">
        <w:t xml:space="preserve">M. </w:t>
      </w:r>
      <w:r>
        <w:t>Tucker</w:t>
      </w:r>
      <w:r w:rsidR="006508E6">
        <w:rPr>
          <w:vertAlign w:val="superscript"/>
        </w:rPr>
        <w:t>1</w:t>
      </w:r>
      <w:r>
        <w:t xml:space="preserve"> and Conor </w:t>
      </w:r>
      <w:r w:rsidR="006508E6">
        <w:t xml:space="preserve">P. </w:t>
      </w:r>
      <w:r>
        <w:t>McGowan</w:t>
      </w:r>
      <w:r w:rsidR="006508E6">
        <w:rPr>
          <w:vertAlign w:val="superscript"/>
        </w:rPr>
        <w:t>2</w:t>
      </w:r>
    </w:p>
    <w:p w14:paraId="1C663B42" w14:textId="77777777" w:rsidR="006508E6" w:rsidRDefault="006508E6" w:rsidP="005C00B2">
      <w:pPr>
        <w:spacing w:after="0" w:line="240" w:lineRule="auto"/>
        <w:rPr>
          <w:vertAlign w:val="superscript"/>
        </w:rPr>
      </w:pPr>
    </w:p>
    <w:p w14:paraId="425A262E" w14:textId="12C7F748" w:rsidR="005C00B2" w:rsidRDefault="006508E6" w:rsidP="005C00B2">
      <w:pPr>
        <w:spacing w:after="0" w:line="240" w:lineRule="auto"/>
      </w:pPr>
      <w:r>
        <w:rPr>
          <w:vertAlign w:val="superscript"/>
        </w:rPr>
        <w:t>1</w:t>
      </w:r>
      <w:r>
        <w:t>School of Forestry and Wildlife Sciences, Auburn University, Auburn AL</w:t>
      </w:r>
    </w:p>
    <w:p w14:paraId="41238822" w14:textId="2E7D3C70" w:rsidR="006508E6" w:rsidRDefault="006508E6" w:rsidP="005C00B2">
      <w:pPr>
        <w:spacing w:after="0" w:line="240" w:lineRule="auto"/>
      </w:pPr>
      <w:r>
        <w:rPr>
          <w:vertAlign w:val="superscript"/>
        </w:rPr>
        <w:t>2</w:t>
      </w:r>
      <w:r>
        <w:t>U.S. Geological Survey, Alabama Cooperative Fish and Wildlife Research Unit, Auburn University, Auburn AL</w:t>
      </w:r>
    </w:p>
    <w:p w14:paraId="1584629E" w14:textId="77777777" w:rsidR="006508E6" w:rsidRPr="006508E6" w:rsidRDefault="006508E6" w:rsidP="005C00B2">
      <w:pPr>
        <w:spacing w:after="0" w:line="240" w:lineRule="auto"/>
      </w:pPr>
    </w:p>
    <w:p w14:paraId="16EF1966" w14:textId="77777777" w:rsidR="006508E6" w:rsidRDefault="006508E6" w:rsidP="005C00B2">
      <w:pPr>
        <w:spacing w:after="0" w:line="240" w:lineRule="auto"/>
      </w:pPr>
    </w:p>
    <w:p w14:paraId="289E1EBE" w14:textId="46ADF878" w:rsidR="005C00B2" w:rsidRDefault="005C00B2" w:rsidP="005C00B2">
      <w:pPr>
        <w:spacing w:after="0" w:line="240" w:lineRule="auto"/>
      </w:pPr>
      <w:commentRangeStart w:id="0"/>
      <w:r>
        <w:rPr>
          <w:b/>
        </w:rPr>
        <w:t>Background</w:t>
      </w:r>
      <w:commentRangeEnd w:id="0"/>
      <w:r w:rsidR="00923AC6">
        <w:rPr>
          <w:rStyle w:val="CommentReference"/>
        </w:rPr>
        <w:commentReference w:id="0"/>
      </w:r>
    </w:p>
    <w:p w14:paraId="1B21FC92" w14:textId="01E332E0" w:rsidR="005C00B2" w:rsidRDefault="005C00B2" w:rsidP="005C00B2">
      <w:pPr>
        <w:spacing w:after="0" w:line="240" w:lineRule="auto"/>
      </w:pPr>
    </w:p>
    <w:p w14:paraId="042379F2" w14:textId="03A9DFF5" w:rsidR="005C00B2" w:rsidRDefault="005C00B2" w:rsidP="005C00B2">
      <w:pPr>
        <w:spacing w:after="0" w:line="240" w:lineRule="auto"/>
      </w:pPr>
      <w:r>
        <w:t>The Puerto Rican boa (</w:t>
      </w:r>
      <w:r w:rsidR="00095B13">
        <w:rPr>
          <w:i/>
        </w:rPr>
        <w:t>Chilabothrus</w:t>
      </w:r>
      <w:r w:rsidRPr="005C00B2">
        <w:rPr>
          <w:i/>
        </w:rPr>
        <w:t xml:space="preserve"> inornatus</w:t>
      </w:r>
      <w:r>
        <w:t>) is a terrestrial boa endemic to the island of Puerto Rico. This species has been classified as Endangered in the United States since 1970. Here we used expert opinion and published studies to develop a demographic projection model, which was used to assess the predicted future status of the Puerto Rican boa (hereafter, PR boa) under several potential scenarios.</w:t>
      </w:r>
    </w:p>
    <w:p w14:paraId="3321FA21" w14:textId="3D1494A6" w:rsidR="005C00B2" w:rsidRDefault="005C00B2" w:rsidP="005C00B2">
      <w:pPr>
        <w:spacing w:after="0" w:line="240" w:lineRule="auto"/>
      </w:pPr>
    </w:p>
    <w:p w14:paraId="59976C3C" w14:textId="0A9F687F" w:rsidR="006508E6" w:rsidRDefault="006508E6" w:rsidP="005C00B2">
      <w:pPr>
        <w:spacing w:after="0" w:line="240" w:lineRule="auto"/>
      </w:pPr>
      <w:r>
        <w:rPr>
          <w:i/>
        </w:rPr>
        <w:t>Life History</w:t>
      </w:r>
    </w:p>
    <w:p w14:paraId="20789479" w14:textId="18FC0C00" w:rsidR="006508E6" w:rsidRDefault="006508E6" w:rsidP="005C00B2">
      <w:pPr>
        <w:spacing w:after="0" w:line="240" w:lineRule="auto"/>
      </w:pPr>
    </w:p>
    <w:p w14:paraId="1865183F" w14:textId="77777777" w:rsidR="006508E6" w:rsidRDefault="006508E6" w:rsidP="005C00B2">
      <w:pPr>
        <w:spacing w:after="0" w:line="240" w:lineRule="auto"/>
      </w:pPr>
    </w:p>
    <w:p w14:paraId="7CA4DD8A" w14:textId="33760673" w:rsidR="006508E6" w:rsidRDefault="006508E6" w:rsidP="005C00B2">
      <w:pPr>
        <w:spacing w:after="0" w:line="240" w:lineRule="auto"/>
      </w:pPr>
      <w:r>
        <w:rPr>
          <w:i/>
        </w:rPr>
        <w:t>Key Threats</w:t>
      </w:r>
    </w:p>
    <w:p w14:paraId="0E84CA03" w14:textId="77777777" w:rsidR="006508E6" w:rsidRPr="006508E6" w:rsidRDefault="006508E6" w:rsidP="005C00B2">
      <w:pPr>
        <w:spacing w:after="0" w:line="240" w:lineRule="auto"/>
      </w:pPr>
    </w:p>
    <w:p w14:paraId="68C60D0E" w14:textId="77777777" w:rsidR="006508E6" w:rsidRDefault="006508E6" w:rsidP="005C00B2">
      <w:pPr>
        <w:spacing w:after="0" w:line="240" w:lineRule="auto"/>
      </w:pPr>
    </w:p>
    <w:p w14:paraId="5B24B2DA" w14:textId="4B97C64C" w:rsidR="005C00B2" w:rsidRDefault="005C00B2" w:rsidP="005C00B2">
      <w:pPr>
        <w:spacing w:after="0" w:line="240" w:lineRule="auto"/>
      </w:pPr>
      <w:r>
        <w:rPr>
          <w:b/>
        </w:rPr>
        <w:t>Methods</w:t>
      </w:r>
    </w:p>
    <w:p w14:paraId="189F2143" w14:textId="45C96A1D" w:rsidR="005C00B2" w:rsidRDefault="005C00B2" w:rsidP="005C00B2">
      <w:pPr>
        <w:spacing w:after="0" w:line="240" w:lineRule="auto"/>
      </w:pPr>
    </w:p>
    <w:p w14:paraId="5AF8BB6B" w14:textId="3EDB4455" w:rsidR="006508E6" w:rsidRDefault="006508E6" w:rsidP="005C00B2">
      <w:pPr>
        <w:spacing w:after="0" w:line="240" w:lineRule="auto"/>
      </w:pPr>
      <w:r>
        <w:rPr>
          <w:i/>
        </w:rPr>
        <w:t>Expert Meeting</w:t>
      </w:r>
    </w:p>
    <w:p w14:paraId="7CD9514F" w14:textId="7C056D58" w:rsidR="006508E6" w:rsidRPr="006508E6" w:rsidRDefault="006024C8" w:rsidP="005C00B2">
      <w:pPr>
        <w:spacing w:after="0" w:line="240" w:lineRule="auto"/>
      </w:pPr>
      <w:r>
        <w:t xml:space="preserve">On March 5-6, 2018, a team of species experts met to develop a modeling framework that would inform this </w:t>
      </w:r>
      <w:commentRangeStart w:id="1"/>
      <w:r>
        <w:t>SSA</w:t>
      </w:r>
      <w:commentRangeEnd w:id="1"/>
      <w:r>
        <w:rPr>
          <w:rStyle w:val="CommentReference"/>
        </w:rPr>
        <w:commentReference w:id="1"/>
      </w:r>
      <w:r>
        <w:t xml:space="preserve">. </w:t>
      </w:r>
      <w:ins w:id="2" w:author="Conor McGowan" w:date="2019-06-04T13:21:00Z">
        <w:r w:rsidR="004342E5">
          <w:t>I will add text here. But not today.</w:t>
        </w:r>
      </w:ins>
    </w:p>
    <w:p w14:paraId="657E9FE8" w14:textId="77777777" w:rsidR="006508E6" w:rsidRDefault="006508E6" w:rsidP="005C00B2">
      <w:pPr>
        <w:spacing w:after="0" w:line="240" w:lineRule="auto"/>
      </w:pPr>
    </w:p>
    <w:p w14:paraId="13B1B856" w14:textId="67C808F1" w:rsidR="005C00B2" w:rsidRDefault="005C00B2" w:rsidP="005C00B2">
      <w:pPr>
        <w:spacing w:after="0" w:line="240" w:lineRule="auto"/>
      </w:pPr>
      <w:r>
        <w:rPr>
          <w:i/>
        </w:rPr>
        <w:t>Demographic Matrix Model</w:t>
      </w:r>
    </w:p>
    <w:p w14:paraId="34D98BF2" w14:textId="7C7F5D1B" w:rsidR="00CB2972" w:rsidRDefault="006508E6" w:rsidP="005C00B2">
      <w:pPr>
        <w:spacing w:after="0" w:line="240" w:lineRule="auto"/>
      </w:pPr>
      <w:r>
        <w:t>We developed a size-based</w:t>
      </w:r>
      <w:r w:rsidR="00CB2972">
        <w:t xml:space="preserve"> </w:t>
      </w:r>
      <w:r>
        <w:t>Lefkovitch matrix model</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t xml:space="preserve"> that described the probabilities of survival, growth, and fecundity for each age class</w:t>
      </w:r>
      <w:r w:rsidR="006D166F">
        <w:t xml:space="preserve"> (Figure 1)</w:t>
      </w:r>
      <w:r>
        <w:t xml:space="preserve">. </w:t>
      </w:r>
    </w:p>
    <w:p w14:paraId="43F3148E" w14:textId="77777777" w:rsidR="00CB2972" w:rsidRDefault="00CB2972" w:rsidP="00CB2972">
      <w:pPr>
        <w:spacing w:after="0" w:line="240" w:lineRule="auto"/>
      </w:pPr>
    </w:p>
    <w:p w14:paraId="5F68735C" w14:textId="77777777" w:rsidR="00CB2972" w:rsidRDefault="00CB2972" w:rsidP="00CB2972">
      <w:pPr>
        <w:spacing w:after="0" w:line="240" w:lineRule="auto"/>
      </w:pPr>
    </w:p>
    <w:p w14:paraId="3E29981F" w14:textId="4A221C9E" w:rsidR="00CB2972" w:rsidRDefault="00CB2972" w:rsidP="00CB2972">
      <w:pPr>
        <w:spacing w:after="0" w:line="240" w:lineRule="auto"/>
        <w:jc w:val="center"/>
      </w:pPr>
      <w:r>
        <w:rPr>
          <w:noProof/>
        </w:rPr>
        <w:lastRenderedPageBreak/>
        <w:drawing>
          <wp:inline distT="0" distB="0" distL="0" distR="0" wp14:anchorId="725A7251" wp14:editId="415D9628">
            <wp:extent cx="5552062" cy="280035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boa_life-cyc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4325" cy="2816623"/>
                    </a:xfrm>
                    <a:prstGeom prst="rect">
                      <a:avLst/>
                    </a:prstGeom>
                  </pic:spPr>
                </pic:pic>
              </a:graphicData>
            </a:graphic>
          </wp:inline>
        </w:drawing>
      </w:r>
    </w:p>
    <w:p w14:paraId="13A6C877" w14:textId="77777777" w:rsidR="00DD6D97" w:rsidRDefault="00DD6D97" w:rsidP="00CB2972">
      <w:pPr>
        <w:spacing w:after="0" w:line="240" w:lineRule="auto"/>
      </w:pPr>
    </w:p>
    <w:p w14:paraId="04D2840B" w14:textId="3C5F97EC" w:rsidR="00923AC6" w:rsidRDefault="00CB2972" w:rsidP="00CB2972">
      <w:pPr>
        <w:spacing w:after="0" w:line="240" w:lineRule="auto"/>
      </w:pPr>
      <w:r w:rsidRPr="002A6EAC">
        <w:rPr>
          <w:b/>
          <w:bCs/>
        </w:rPr>
        <w:t>Figure 1</w:t>
      </w:r>
      <w:r>
        <w:t xml:space="preserve">. Life cycle </w:t>
      </w:r>
      <w:r w:rsidR="00923AC6">
        <w:t>and stage-based matrix model</w:t>
      </w:r>
      <w:r w:rsidR="00A461AC">
        <w:t xml:space="preserve"> for the Puerto Rican boa.</w:t>
      </w:r>
    </w:p>
    <w:p w14:paraId="5CBDA471" w14:textId="1B204861" w:rsidR="00CB2972" w:rsidRPr="005C00B2" w:rsidRDefault="00CB2972" w:rsidP="00CB2972">
      <w:pPr>
        <w:spacing w:after="0" w:line="240" w:lineRule="auto"/>
      </w:pPr>
      <w:r>
        <w:t xml:space="preserve"> </w:t>
      </w:r>
    </w:p>
    <w:p w14:paraId="5A31CF85" w14:textId="77777777" w:rsidR="00CB2972" w:rsidRDefault="00CB2972" w:rsidP="005C00B2">
      <w:pPr>
        <w:spacing w:after="0" w:line="240" w:lineRule="auto"/>
      </w:pPr>
    </w:p>
    <w:p w14:paraId="04E094F6" w14:textId="7D0C201E" w:rsidR="00CB2972" w:rsidRPr="00412319" w:rsidRDefault="006508E6" w:rsidP="005C00B2">
      <w:pPr>
        <w:spacing w:after="0" w:line="240" w:lineRule="auto"/>
      </w:pPr>
      <w:r>
        <w:t xml:space="preserve">We considered four life stages: young (&lt;60 cm), juveniles (60-90 cm), subadults (90-110 cm), and adults (&gt;110 cm). </w:t>
      </w:r>
      <w:ins w:id="3" w:author="Conor McGowan" w:date="2019-06-04T12:29:00Z">
        <w:r w:rsidR="005A1F42">
          <w:t xml:space="preserve">We elicited the </w:t>
        </w:r>
      </w:ins>
      <w:del w:id="4" w:author="Conor McGowan" w:date="2019-06-04T12:30:00Z">
        <w:r w:rsidDel="005A1F42">
          <w:delText>The</w:delText>
        </w:r>
      </w:del>
      <w:r>
        <w:t xml:space="preserve"> probabilities </w:t>
      </w:r>
      <w:r w:rsidR="006D166F">
        <w:t xml:space="preserve">of </w:t>
      </w:r>
      <w:r w:rsidR="003650AA">
        <w:t xml:space="preserve">annual </w:t>
      </w:r>
      <w:r w:rsidR="006D166F">
        <w:t>survival</w:t>
      </w:r>
      <w:r w:rsidR="00412319">
        <w:t>, growth, and fecundity</w:t>
      </w:r>
      <w:r w:rsidR="006D166F">
        <w:t xml:space="preserve"> for each size class </w:t>
      </w:r>
      <w:del w:id="5" w:author="Conor McGowan" w:date="2019-06-04T12:30:00Z">
        <w:r w:rsidR="006D166F" w:rsidDel="005A1F42">
          <w:delText xml:space="preserve">was first </w:delText>
        </w:r>
        <w:commentRangeStart w:id="6"/>
        <w:r w:rsidR="006D166F" w:rsidDel="005A1F42">
          <w:delText xml:space="preserve">estimated </w:delText>
        </w:r>
        <w:commentRangeEnd w:id="6"/>
        <w:r w:rsidR="003650AA" w:rsidDel="005A1F42">
          <w:rPr>
            <w:rStyle w:val="CommentReference"/>
          </w:rPr>
          <w:commentReference w:id="6"/>
        </w:r>
        <w:r w:rsidR="006D166F" w:rsidDel="005A1F42">
          <w:delText>by</w:delText>
        </w:r>
      </w:del>
      <w:ins w:id="7" w:author="Conor McGowan" w:date="2019-06-04T12:30:00Z">
        <w:r w:rsidR="005A1F42">
          <w:t xml:space="preserve">from </w:t>
        </w:r>
      </w:ins>
      <w:r w:rsidR="006D166F">
        <w:t xml:space="preserve"> the expert team or drawn from the available literature</w:t>
      </w:r>
      <w:r w:rsidR="00412319">
        <w:t xml:space="preserve"> (Table 1)</w:t>
      </w:r>
      <w:r w:rsidR="006D166F">
        <w:t>.</w:t>
      </w:r>
      <w:ins w:id="8" w:author="Conor McGowan" w:date="2019-06-04T12:30:00Z">
        <w:r w:rsidR="005A1F42">
          <w:t xml:space="preserve"> The experts used personal information, unpublished data and inference from captive zoo populations to determine productivity, and survival rates.  The experts also directed us to graduate theses and dissertations that were completed but not widely </w:t>
        </w:r>
      </w:ins>
      <w:ins w:id="9" w:author="Conor McGowan" w:date="2019-06-04T12:32:00Z">
        <w:r w:rsidR="005A1F42">
          <w:t>available</w:t>
        </w:r>
      </w:ins>
      <w:ins w:id="10" w:author="Conor McGowan" w:date="2019-06-04T12:30:00Z">
        <w:r w:rsidR="005A1F42">
          <w:t xml:space="preserve"> </w:t>
        </w:r>
      </w:ins>
      <w:ins w:id="11" w:author="Conor McGowan" w:date="2019-06-04T12:32:00Z">
        <w:r w:rsidR="005A1F42">
          <w:t>through literature searchers.</w:t>
        </w:r>
      </w:ins>
      <w:r w:rsidR="00412319">
        <w:t xml:space="preserve"> </w:t>
      </w:r>
      <w:r w:rsidR="006D166F">
        <w:t xml:space="preserve"> </w:t>
      </w:r>
      <w:r w:rsidR="00903C5C">
        <w:t xml:space="preserve">The probabilities of </w:t>
      </w:r>
      <w:del w:id="12" w:author="Conor McGowan" w:date="2019-06-04T12:32:00Z">
        <w:r w:rsidR="00903C5C" w:rsidDel="005A1F42">
          <w:delText>growth among</w:delText>
        </w:r>
      </w:del>
      <w:ins w:id="13" w:author="Conor McGowan" w:date="2019-06-04T12:32:00Z">
        <w:r w:rsidR="005A1F42">
          <w:t>transition</w:t>
        </w:r>
      </w:ins>
      <w:ins w:id="14" w:author="Conor McGowan" w:date="2019-06-04T12:52:00Z">
        <w:r w:rsidR="007C79B9">
          <w:t>ing</w:t>
        </w:r>
      </w:ins>
      <w:ins w:id="15" w:author="Conor McGowan" w:date="2019-06-04T12:32:00Z">
        <w:r w:rsidR="005A1F42">
          <w:t xml:space="preserve"> between</w:t>
        </w:r>
      </w:ins>
      <w:r w:rsidR="00903C5C">
        <w:t xml:space="preserve"> size classes was determined by estimating the length of time spent in each age class.</w:t>
      </w:r>
      <w:ins w:id="16" w:author="Conor McGowan" w:date="2019-06-04T13:22:00Z">
        <w:r w:rsidR="004342E5">
          <w:t xml:space="preserve"> For example, experts believed that snake</w:t>
        </w:r>
      </w:ins>
      <w:ins w:id="17" w:author="Conor McGowan" w:date="2019-06-04T13:24:00Z">
        <w:r w:rsidR="004342E5">
          <w:t>s</w:t>
        </w:r>
      </w:ins>
      <w:ins w:id="18" w:author="Conor McGowan" w:date="2019-06-04T13:22:00Z">
        <w:r w:rsidR="004342E5">
          <w:t xml:space="preserve"> remained in the juvenile age class for 2 years on average, so the mean </w:t>
        </w:r>
      </w:ins>
      <w:ins w:id="19" w:author="Conor McGowan" w:date="2019-06-04T13:23:00Z">
        <w:r w:rsidR="004342E5">
          <w:t xml:space="preserve">transition rate from juvenile to sub-adult was 0.5.  In other words, 50% of the animals in the juvenile age class transitioned to the subadult stage </w:t>
        </w:r>
      </w:ins>
      <w:ins w:id="20" w:author="Conor McGowan" w:date="2019-06-04T13:25:00Z">
        <w:r w:rsidR="00D06828">
          <w:t xml:space="preserve">because </w:t>
        </w:r>
      </w:ins>
      <w:ins w:id="21" w:author="Conor McGowan" w:date="2019-06-04T13:23:00Z">
        <w:r w:rsidR="004342E5">
          <w:t>each year half the animals would transition to the next stage.</w:t>
        </w:r>
      </w:ins>
      <w:bookmarkStart w:id="22" w:name="_GoBack"/>
      <w:bookmarkEnd w:id="22"/>
    </w:p>
    <w:p w14:paraId="19D55D3F" w14:textId="23E95309" w:rsidR="00DB3FAC" w:rsidRDefault="00DB3FAC" w:rsidP="005C00B2">
      <w:pPr>
        <w:spacing w:after="0" w:line="240" w:lineRule="auto"/>
        <w:rPr>
          <w:rFonts w:eastAsiaTheme="minorEastAsia"/>
        </w:rPr>
      </w:pPr>
    </w:p>
    <w:p w14:paraId="11538E71" w14:textId="77777777" w:rsidR="004641A5" w:rsidRDefault="004641A5">
      <w:pPr>
        <w:rPr>
          <w:rFonts w:eastAsiaTheme="minorEastAsia"/>
        </w:rPr>
      </w:pPr>
      <w:r>
        <w:rPr>
          <w:rFonts w:eastAsiaTheme="minorEastAsia"/>
        </w:rPr>
        <w:br w:type="page"/>
      </w:r>
    </w:p>
    <w:p w14:paraId="49233518" w14:textId="5320185D" w:rsidR="00DB3FAC" w:rsidRDefault="00DB3FAC" w:rsidP="005C00B2">
      <w:pPr>
        <w:spacing w:after="0" w:line="240" w:lineRule="auto"/>
        <w:rPr>
          <w:rFonts w:eastAsiaTheme="minorEastAsia"/>
        </w:rPr>
      </w:pPr>
      <w:r w:rsidRPr="002A6EAC">
        <w:rPr>
          <w:rFonts w:eastAsiaTheme="minorEastAsia"/>
          <w:b/>
          <w:bCs/>
        </w:rPr>
        <w:lastRenderedPageBreak/>
        <w:t>Table 1</w:t>
      </w:r>
      <w:r>
        <w:rPr>
          <w:rFonts w:eastAsiaTheme="minorEastAsia"/>
        </w:rPr>
        <w:t>. Stage-specific demographic rates.</w:t>
      </w:r>
    </w:p>
    <w:tbl>
      <w:tblPr>
        <w:tblStyle w:val="TableGrid"/>
        <w:tblW w:w="94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2129"/>
        <w:gridCol w:w="1426"/>
        <w:gridCol w:w="3970"/>
      </w:tblGrid>
      <w:tr w:rsidR="00412319" w14:paraId="42C8E87E" w14:textId="77777777" w:rsidTr="00412319">
        <w:tc>
          <w:tcPr>
            <w:tcW w:w="1938" w:type="dxa"/>
            <w:tcBorders>
              <w:top w:val="single" w:sz="4" w:space="0" w:color="auto"/>
              <w:bottom w:val="single" w:sz="4" w:space="0" w:color="auto"/>
            </w:tcBorders>
            <w:vAlign w:val="center"/>
          </w:tcPr>
          <w:p w14:paraId="4F1BCC81" w14:textId="621CDB4C" w:rsidR="00412319" w:rsidRPr="00412319" w:rsidRDefault="00412319" w:rsidP="00412319">
            <w:pPr>
              <w:jc w:val="center"/>
              <w:rPr>
                <w:rFonts w:eastAsiaTheme="minorEastAsia"/>
                <w:b/>
              </w:rPr>
            </w:pPr>
            <w:r w:rsidRPr="00412319">
              <w:rPr>
                <w:rFonts w:eastAsiaTheme="minorEastAsia"/>
                <w:b/>
              </w:rPr>
              <w:t>Demographic rate</w:t>
            </w:r>
          </w:p>
        </w:tc>
        <w:tc>
          <w:tcPr>
            <w:tcW w:w="2129" w:type="dxa"/>
            <w:tcBorders>
              <w:top w:val="single" w:sz="4" w:space="0" w:color="auto"/>
              <w:bottom w:val="single" w:sz="4" w:space="0" w:color="auto"/>
            </w:tcBorders>
            <w:vAlign w:val="center"/>
          </w:tcPr>
          <w:p w14:paraId="3EE3F938" w14:textId="65C3B3CF" w:rsidR="00412319" w:rsidRPr="00412319" w:rsidRDefault="00412319" w:rsidP="00412319">
            <w:pPr>
              <w:jc w:val="center"/>
              <w:rPr>
                <w:rFonts w:eastAsiaTheme="minorEastAsia"/>
                <w:b/>
              </w:rPr>
            </w:pPr>
            <w:r w:rsidRPr="00412319">
              <w:rPr>
                <w:rFonts w:eastAsiaTheme="minorEastAsia"/>
                <w:b/>
              </w:rPr>
              <w:t>Stage</w:t>
            </w:r>
          </w:p>
        </w:tc>
        <w:tc>
          <w:tcPr>
            <w:tcW w:w="1426" w:type="dxa"/>
            <w:tcBorders>
              <w:top w:val="single" w:sz="4" w:space="0" w:color="auto"/>
              <w:bottom w:val="single" w:sz="4" w:space="0" w:color="auto"/>
            </w:tcBorders>
            <w:vAlign w:val="center"/>
          </w:tcPr>
          <w:p w14:paraId="788161DA" w14:textId="217BC85D" w:rsidR="00412319" w:rsidRPr="00412319" w:rsidRDefault="00412319" w:rsidP="00412319">
            <w:pPr>
              <w:jc w:val="center"/>
              <w:rPr>
                <w:rFonts w:eastAsiaTheme="minorEastAsia"/>
                <w:b/>
              </w:rPr>
            </w:pPr>
            <w:r w:rsidRPr="00412319">
              <w:rPr>
                <w:rFonts w:eastAsiaTheme="minorEastAsia"/>
                <w:b/>
              </w:rPr>
              <w:t>Model input</w:t>
            </w:r>
          </w:p>
        </w:tc>
        <w:tc>
          <w:tcPr>
            <w:tcW w:w="3970" w:type="dxa"/>
            <w:tcBorders>
              <w:top w:val="single" w:sz="4" w:space="0" w:color="auto"/>
              <w:bottom w:val="single" w:sz="4" w:space="0" w:color="auto"/>
            </w:tcBorders>
            <w:vAlign w:val="center"/>
          </w:tcPr>
          <w:p w14:paraId="1693E51B" w14:textId="7FECBB77" w:rsidR="00412319" w:rsidRPr="00412319" w:rsidRDefault="003444C5" w:rsidP="00412319">
            <w:pPr>
              <w:jc w:val="center"/>
              <w:rPr>
                <w:rFonts w:eastAsiaTheme="minorEastAsia"/>
                <w:b/>
              </w:rPr>
            </w:pPr>
            <w:r>
              <w:rPr>
                <w:rFonts w:eastAsiaTheme="minorEastAsia"/>
                <w:b/>
              </w:rPr>
              <w:t>Rationale</w:t>
            </w:r>
          </w:p>
        </w:tc>
      </w:tr>
      <w:tr w:rsidR="00412319" w14:paraId="53565AEB" w14:textId="77777777" w:rsidTr="00412319">
        <w:tc>
          <w:tcPr>
            <w:tcW w:w="1938" w:type="dxa"/>
            <w:tcBorders>
              <w:top w:val="single" w:sz="4" w:space="0" w:color="auto"/>
            </w:tcBorders>
            <w:vAlign w:val="center"/>
          </w:tcPr>
          <w:p w14:paraId="308BFFA4" w14:textId="1B996B76" w:rsidR="00412319" w:rsidRDefault="00412319" w:rsidP="00412319">
            <w:pPr>
              <w:jc w:val="center"/>
              <w:rPr>
                <w:rFonts w:eastAsiaTheme="minorEastAsia"/>
              </w:rPr>
            </w:pPr>
            <w:r>
              <w:rPr>
                <w:rFonts w:eastAsiaTheme="minorEastAsia"/>
              </w:rPr>
              <w:t>Survival</w:t>
            </w:r>
          </w:p>
        </w:tc>
        <w:tc>
          <w:tcPr>
            <w:tcW w:w="2129" w:type="dxa"/>
            <w:tcBorders>
              <w:top w:val="single" w:sz="4" w:space="0" w:color="auto"/>
            </w:tcBorders>
            <w:vAlign w:val="center"/>
          </w:tcPr>
          <w:p w14:paraId="0F03ED10" w14:textId="3A8C4374" w:rsidR="00412319" w:rsidRDefault="00412319" w:rsidP="00412319">
            <w:pPr>
              <w:jc w:val="center"/>
              <w:rPr>
                <w:rFonts w:eastAsiaTheme="minorEastAsia"/>
              </w:rPr>
            </w:pPr>
            <w:r>
              <w:rPr>
                <w:rFonts w:eastAsiaTheme="minorEastAsia"/>
              </w:rPr>
              <w:t>Young of the year</w:t>
            </w:r>
          </w:p>
        </w:tc>
        <w:tc>
          <w:tcPr>
            <w:tcW w:w="1426" w:type="dxa"/>
            <w:tcBorders>
              <w:top w:val="single" w:sz="4" w:space="0" w:color="auto"/>
            </w:tcBorders>
            <w:vAlign w:val="center"/>
          </w:tcPr>
          <w:p w14:paraId="05DB1691" w14:textId="4ADCADCA" w:rsidR="00412319" w:rsidRDefault="00412319" w:rsidP="00412319">
            <w:pPr>
              <w:jc w:val="center"/>
              <w:rPr>
                <w:rFonts w:eastAsiaTheme="minorEastAsia"/>
              </w:rPr>
            </w:pPr>
            <w:r>
              <w:rPr>
                <w:rFonts w:eastAsiaTheme="minorEastAsia"/>
              </w:rPr>
              <w:t>0.3</w:t>
            </w:r>
          </w:p>
        </w:tc>
        <w:tc>
          <w:tcPr>
            <w:tcW w:w="3970" w:type="dxa"/>
            <w:tcBorders>
              <w:top w:val="single" w:sz="4" w:space="0" w:color="auto"/>
            </w:tcBorders>
            <w:vAlign w:val="center"/>
          </w:tcPr>
          <w:p w14:paraId="40FD5FF0" w14:textId="7DF6FB15" w:rsidR="00412319" w:rsidRDefault="00B633BC" w:rsidP="00412319">
            <w:pPr>
              <w:jc w:val="center"/>
              <w:rPr>
                <w:rFonts w:eastAsiaTheme="minorEastAsia"/>
              </w:rPr>
            </w:pPr>
            <w:r>
              <w:rPr>
                <w:rFonts w:eastAsiaTheme="minorEastAsia"/>
              </w:rPr>
              <w:t>Expert opinion, informed by</w:t>
            </w:r>
            <w:commentRangeStart w:id="23"/>
            <w:r>
              <w:rPr>
                <w:rFonts w:eastAsiaTheme="minorEastAsia"/>
              </w:rPr>
              <w:t xml:space="preserve"> studies of Cuban boa</w:t>
            </w:r>
            <w:commentRangeEnd w:id="23"/>
            <w:r>
              <w:rPr>
                <w:rStyle w:val="CommentReference"/>
              </w:rPr>
              <w:commentReference w:id="23"/>
            </w:r>
            <w:ins w:id="24" w:author="Conor McGowan" w:date="2019-06-04T12:53:00Z">
              <w:r w:rsidR="00B4293C">
                <w:rPr>
                  <w:rFonts w:eastAsiaTheme="minorEastAsia"/>
                </w:rPr>
                <w:t xml:space="preserve"> (P. Tolson pers. Comm)</w:t>
              </w:r>
            </w:ins>
          </w:p>
        </w:tc>
      </w:tr>
      <w:tr w:rsidR="00412319" w14:paraId="73CB1F5C" w14:textId="77777777" w:rsidTr="00412319">
        <w:tc>
          <w:tcPr>
            <w:tcW w:w="1938" w:type="dxa"/>
            <w:vAlign w:val="center"/>
          </w:tcPr>
          <w:p w14:paraId="32EAD651" w14:textId="2D747553" w:rsidR="00412319" w:rsidRDefault="00412319" w:rsidP="00412319">
            <w:pPr>
              <w:jc w:val="center"/>
              <w:rPr>
                <w:rFonts w:eastAsiaTheme="minorEastAsia"/>
              </w:rPr>
            </w:pPr>
            <w:r>
              <w:rPr>
                <w:rFonts w:eastAsiaTheme="minorEastAsia"/>
              </w:rPr>
              <w:t>Survival</w:t>
            </w:r>
          </w:p>
        </w:tc>
        <w:tc>
          <w:tcPr>
            <w:tcW w:w="2129" w:type="dxa"/>
            <w:vAlign w:val="center"/>
          </w:tcPr>
          <w:p w14:paraId="2EBFE4EC" w14:textId="1B593928" w:rsidR="00412319" w:rsidRDefault="00412319" w:rsidP="00412319">
            <w:pPr>
              <w:jc w:val="center"/>
              <w:rPr>
                <w:rFonts w:eastAsiaTheme="minorEastAsia"/>
              </w:rPr>
            </w:pPr>
            <w:r>
              <w:rPr>
                <w:rFonts w:eastAsiaTheme="minorEastAsia"/>
              </w:rPr>
              <w:t>Juvenile</w:t>
            </w:r>
          </w:p>
        </w:tc>
        <w:tc>
          <w:tcPr>
            <w:tcW w:w="1426" w:type="dxa"/>
            <w:vAlign w:val="center"/>
          </w:tcPr>
          <w:p w14:paraId="762CBF4F" w14:textId="41660802" w:rsidR="00412319" w:rsidRDefault="00412319" w:rsidP="00412319">
            <w:pPr>
              <w:jc w:val="center"/>
              <w:rPr>
                <w:rFonts w:eastAsiaTheme="minorEastAsia"/>
              </w:rPr>
            </w:pPr>
            <w:r>
              <w:rPr>
                <w:rFonts w:eastAsiaTheme="minorEastAsia"/>
              </w:rPr>
              <w:t>0.9</w:t>
            </w:r>
          </w:p>
        </w:tc>
        <w:tc>
          <w:tcPr>
            <w:tcW w:w="3970" w:type="dxa"/>
            <w:vAlign w:val="center"/>
          </w:tcPr>
          <w:p w14:paraId="2DB42A65" w14:textId="2E5A94C1" w:rsidR="00412319" w:rsidRDefault="00B633BC" w:rsidP="00412319">
            <w:pPr>
              <w:jc w:val="center"/>
              <w:rPr>
                <w:rFonts w:eastAsiaTheme="minorEastAsia"/>
              </w:rPr>
            </w:pPr>
            <w:r>
              <w:rPr>
                <w:rFonts w:eastAsiaTheme="minorEastAsia"/>
              </w:rPr>
              <w:t>Expert opinion</w:t>
            </w:r>
          </w:p>
        </w:tc>
      </w:tr>
      <w:tr w:rsidR="00412319" w14:paraId="5B99EE02" w14:textId="77777777" w:rsidTr="00412319">
        <w:tc>
          <w:tcPr>
            <w:tcW w:w="1938" w:type="dxa"/>
            <w:vAlign w:val="center"/>
          </w:tcPr>
          <w:p w14:paraId="527EEEE0" w14:textId="530315FC" w:rsidR="00412319" w:rsidRDefault="00412319" w:rsidP="00412319">
            <w:pPr>
              <w:jc w:val="center"/>
              <w:rPr>
                <w:rFonts w:eastAsiaTheme="minorEastAsia"/>
              </w:rPr>
            </w:pPr>
            <w:r>
              <w:rPr>
                <w:rFonts w:eastAsiaTheme="minorEastAsia"/>
              </w:rPr>
              <w:t>Survival</w:t>
            </w:r>
          </w:p>
        </w:tc>
        <w:tc>
          <w:tcPr>
            <w:tcW w:w="2129" w:type="dxa"/>
            <w:vAlign w:val="center"/>
          </w:tcPr>
          <w:p w14:paraId="1B738A41" w14:textId="737502CF" w:rsidR="00412319" w:rsidRDefault="00412319" w:rsidP="00412319">
            <w:pPr>
              <w:jc w:val="center"/>
              <w:rPr>
                <w:rFonts w:eastAsiaTheme="minorEastAsia"/>
              </w:rPr>
            </w:pPr>
            <w:r>
              <w:rPr>
                <w:rFonts w:eastAsiaTheme="minorEastAsia"/>
              </w:rPr>
              <w:t>Subadult</w:t>
            </w:r>
          </w:p>
        </w:tc>
        <w:tc>
          <w:tcPr>
            <w:tcW w:w="1426" w:type="dxa"/>
            <w:vAlign w:val="center"/>
          </w:tcPr>
          <w:p w14:paraId="6A9EFB49" w14:textId="0CBDD8F1" w:rsidR="00412319" w:rsidRDefault="00412319" w:rsidP="00412319">
            <w:pPr>
              <w:jc w:val="center"/>
              <w:rPr>
                <w:rFonts w:eastAsiaTheme="minorEastAsia"/>
              </w:rPr>
            </w:pPr>
            <w:r>
              <w:rPr>
                <w:rFonts w:eastAsiaTheme="minorEastAsia"/>
              </w:rPr>
              <w:t>0.72</w:t>
            </w:r>
          </w:p>
        </w:tc>
        <w:tc>
          <w:tcPr>
            <w:tcW w:w="3970" w:type="dxa"/>
            <w:vAlign w:val="center"/>
          </w:tcPr>
          <w:p w14:paraId="701B1FA5" w14:textId="38404AD4" w:rsidR="00412319" w:rsidRDefault="00903C5C" w:rsidP="00412319">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412319" w14:paraId="55683C92" w14:textId="77777777" w:rsidTr="00412319">
        <w:tc>
          <w:tcPr>
            <w:tcW w:w="1938" w:type="dxa"/>
            <w:vAlign w:val="center"/>
          </w:tcPr>
          <w:p w14:paraId="3B4CA050" w14:textId="4A845CFE" w:rsidR="00412319" w:rsidRDefault="00412319" w:rsidP="00412319">
            <w:pPr>
              <w:jc w:val="center"/>
              <w:rPr>
                <w:rFonts w:eastAsiaTheme="minorEastAsia"/>
              </w:rPr>
            </w:pPr>
            <w:r>
              <w:rPr>
                <w:rFonts w:eastAsiaTheme="minorEastAsia"/>
              </w:rPr>
              <w:t>Survival</w:t>
            </w:r>
          </w:p>
        </w:tc>
        <w:tc>
          <w:tcPr>
            <w:tcW w:w="2129" w:type="dxa"/>
            <w:vAlign w:val="center"/>
          </w:tcPr>
          <w:p w14:paraId="1B6DBECD" w14:textId="3CAEDCCB" w:rsidR="00412319" w:rsidRDefault="00412319" w:rsidP="00412319">
            <w:pPr>
              <w:jc w:val="center"/>
              <w:rPr>
                <w:rFonts w:eastAsiaTheme="minorEastAsia"/>
              </w:rPr>
            </w:pPr>
            <w:r>
              <w:rPr>
                <w:rFonts w:eastAsiaTheme="minorEastAsia"/>
              </w:rPr>
              <w:t>Adult</w:t>
            </w:r>
          </w:p>
        </w:tc>
        <w:tc>
          <w:tcPr>
            <w:tcW w:w="1426" w:type="dxa"/>
            <w:vAlign w:val="center"/>
          </w:tcPr>
          <w:p w14:paraId="05AEF1E3" w14:textId="127F927B" w:rsidR="00412319" w:rsidRDefault="00412319" w:rsidP="00412319">
            <w:pPr>
              <w:jc w:val="center"/>
              <w:rPr>
                <w:rFonts w:eastAsiaTheme="minorEastAsia"/>
              </w:rPr>
            </w:pPr>
            <w:r>
              <w:rPr>
                <w:rFonts w:eastAsiaTheme="minorEastAsia"/>
              </w:rPr>
              <w:t>0.9</w:t>
            </w:r>
          </w:p>
        </w:tc>
        <w:tc>
          <w:tcPr>
            <w:tcW w:w="3970" w:type="dxa"/>
            <w:vAlign w:val="center"/>
          </w:tcPr>
          <w:p w14:paraId="23823642" w14:textId="1721C0E6" w:rsidR="00412319" w:rsidRDefault="00B633BC" w:rsidP="00412319">
            <w:pPr>
              <w:jc w:val="center"/>
              <w:rPr>
                <w:rFonts w:eastAsiaTheme="minorEastAsia"/>
              </w:rPr>
            </w:pPr>
            <w:r>
              <w:rPr>
                <w:rFonts w:eastAsiaTheme="minorEastAsia"/>
              </w:rPr>
              <w:t>Expert opinion and estimates from radio-tracked translocated snakes</w:t>
            </w:r>
            <w:r>
              <w:rPr>
                <w:rFonts w:eastAsiaTheme="minorEastAsia"/>
              </w:rPr>
              <w:fldChar w:fldCharType="begin" w:fldLock="1"/>
            </w:r>
            <w:r w:rsidR="004641A5">
              <w:rPr>
                <w:rFonts w:eastAsiaTheme="minorEastAsia"/>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2012)","plainTextFormattedCitation":"(Puente Rolon 2012)","previouslyFormattedCitation":"(Puente Rolon 2012)"},"properties":{"noteIndex":0},"schema":"https://github.com/citation-style-language/schema/raw/master/csl-citation.json"}</w:instrText>
            </w:r>
            <w:r>
              <w:rPr>
                <w:rFonts w:eastAsiaTheme="minorEastAsia"/>
              </w:rPr>
              <w:fldChar w:fldCharType="separate"/>
            </w:r>
            <w:r w:rsidR="00E47218" w:rsidRPr="00E47218">
              <w:rPr>
                <w:rFonts w:eastAsiaTheme="minorEastAsia"/>
                <w:noProof/>
              </w:rPr>
              <w:t>(Puente Rolon 2012)</w:t>
            </w:r>
            <w:r>
              <w:rPr>
                <w:rFonts w:eastAsiaTheme="minorEastAsia"/>
              </w:rPr>
              <w:fldChar w:fldCharType="end"/>
            </w:r>
          </w:p>
        </w:tc>
      </w:tr>
      <w:tr w:rsidR="00412319" w14:paraId="06198A76" w14:textId="77777777" w:rsidTr="00412319">
        <w:tc>
          <w:tcPr>
            <w:tcW w:w="1938" w:type="dxa"/>
            <w:vAlign w:val="center"/>
          </w:tcPr>
          <w:p w14:paraId="1AE88887" w14:textId="021D9B31" w:rsidR="00412319" w:rsidRDefault="00412319" w:rsidP="00412319">
            <w:pPr>
              <w:jc w:val="center"/>
              <w:rPr>
                <w:rFonts w:eastAsiaTheme="minorEastAsia"/>
              </w:rPr>
            </w:pPr>
            <w:r>
              <w:rPr>
                <w:rFonts w:eastAsiaTheme="minorEastAsia"/>
              </w:rPr>
              <w:t>Growth</w:t>
            </w:r>
          </w:p>
        </w:tc>
        <w:tc>
          <w:tcPr>
            <w:tcW w:w="2129" w:type="dxa"/>
            <w:vAlign w:val="center"/>
          </w:tcPr>
          <w:p w14:paraId="3DB93865" w14:textId="57095F72" w:rsidR="00412319" w:rsidRDefault="00412319" w:rsidP="00412319">
            <w:pPr>
              <w:jc w:val="center"/>
              <w:rPr>
                <w:rFonts w:eastAsiaTheme="minorEastAsia"/>
              </w:rPr>
            </w:pPr>
            <w:r>
              <w:rPr>
                <w:rFonts w:eastAsiaTheme="minorEastAsia"/>
              </w:rPr>
              <w:t>Young to Juvenile</w:t>
            </w:r>
          </w:p>
        </w:tc>
        <w:tc>
          <w:tcPr>
            <w:tcW w:w="1426" w:type="dxa"/>
            <w:vAlign w:val="center"/>
          </w:tcPr>
          <w:p w14:paraId="65CA7490" w14:textId="114B1158" w:rsidR="00412319" w:rsidRDefault="00412319" w:rsidP="00412319">
            <w:pPr>
              <w:jc w:val="center"/>
              <w:rPr>
                <w:rFonts w:eastAsiaTheme="minorEastAsia"/>
              </w:rPr>
            </w:pPr>
            <w:r>
              <w:rPr>
                <w:rFonts w:eastAsiaTheme="minorEastAsia"/>
              </w:rPr>
              <w:t>0.67</w:t>
            </w:r>
          </w:p>
        </w:tc>
        <w:tc>
          <w:tcPr>
            <w:tcW w:w="3970" w:type="dxa"/>
            <w:vAlign w:val="center"/>
          </w:tcPr>
          <w:p w14:paraId="22E6AA21" w14:textId="3E8A920B" w:rsidR="00412319" w:rsidRDefault="00412319" w:rsidP="00412319">
            <w:pPr>
              <w:jc w:val="center"/>
              <w:rPr>
                <w:rFonts w:eastAsiaTheme="minorEastAsia"/>
              </w:rPr>
            </w:pPr>
            <w:r>
              <w:rPr>
                <w:rFonts w:eastAsiaTheme="minorEastAsia"/>
              </w:rPr>
              <w:t xml:space="preserve">Expert opinion – approximately </w:t>
            </w:r>
            <w:r w:rsidR="00903C5C">
              <w:rPr>
                <w:rFonts w:eastAsiaTheme="minorEastAsia"/>
              </w:rPr>
              <w:t>2/3 of the young of the year grow enough to become juveniles in the next year.</w:t>
            </w:r>
          </w:p>
        </w:tc>
      </w:tr>
      <w:tr w:rsidR="00412319" w14:paraId="3D7B892C" w14:textId="77777777" w:rsidTr="00412319">
        <w:tc>
          <w:tcPr>
            <w:tcW w:w="1938" w:type="dxa"/>
            <w:vAlign w:val="center"/>
          </w:tcPr>
          <w:p w14:paraId="1CE17582" w14:textId="0F6DB741" w:rsidR="00412319" w:rsidRDefault="00412319" w:rsidP="00412319">
            <w:pPr>
              <w:jc w:val="center"/>
              <w:rPr>
                <w:rFonts w:eastAsiaTheme="minorEastAsia"/>
              </w:rPr>
            </w:pPr>
            <w:r>
              <w:rPr>
                <w:rFonts w:eastAsiaTheme="minorEastAsia"/>
              </w:rPr>
              <w:t>Growth</w:t>
            </w:r>
          </w:p>
        </w:tc>
        <w:tc>
          <w:tcPr>
            <w:tcW w:w="2129" w:type="dxa"/>
            <w:vAlign w:val="center"/>
          </w:tcPr>
          <w:p w14:paraId="19D7674E" w14:textId="78FE2698" w:rsidR="00412319" w:rsidRDefault="00412319" w:rsidP="00412319">
            <w:pPr>
              <w:jc w:val="center"/>
              <w:rPr>
                <w:rFonts w:eastAsiaTheme="minorEastAsia"/>
              </w:rPr>
            </w:pPr>
            <w:r>
              <w:rPr>
                <w:rFonts w:eastAsiaTheme="minorEastAsia"/>
              </w:rPr>
              <w:t>Juvenile to Subadult</w:t>
            </w:r>
          </w:p>
        </w:tc>
        <w:tc>
          <w:tcPr>
            <w:tcW w:w="1426" w:type="dxa"/>
            <w:vAlign w:val="center"/>
          </w:tcPr>
          <w:p w14:paraId="1065CF40" w14:textId="29E94B58" w:rsidR="00412319" w:rsidRDefault="00412319" w:rsidP="00412319">
            <w:pPr>
              <w:jc w:val="center"/>
              <w:rPr>
                <w:rFonts w:eastAsiaTheme="minorEastAsia"/>
              </w:rPr>
            </w:pPr>
            <w:r>
              <w:rPr>
                <w:rFonts w:eastAsiaTheme="minorEastAsia"/>
              </w:rPr>
              <w:t>0.5</w:t>
            </w:r>
          </w:p>
        </w:tc>
        <w:tc>
          <w:tcPr>
            <w:tcW w:w="3970" w:type="dxa"/>
            <w:vAlign w:val="center"/>
          </w:tcPr>
          <w:p w14:paraId="2CCC879E" w14:textId="536C36CB" w:rsidR="00412319" w:rsidRDefault="00412319" w:rsidP="00412319">
            <w:pPr>
              <w:jc w:val="center"/>
              <w:rPr>
                <w:rFonts w:eastAsiaTheme="minorEastAsia"/>
              </w:rPr>
            </w:pPr>
            <w:r>
              <w:rPr>
                <w:rFonts w:eastAsiaTheme="minorEastAsia"/>
              </w:rPr>
              <w:t>Expert opinion – juvenile stage typically lasts two years</w:t>
            </w:r>
          </w:p>
        </w:tc>
      </w:tr>
      <w:tr w:rsidR="00412319" w14:paraId="062771DB" w14:textId="77777777" w:rsidTr="00412319">
        <w:tc>
          <w:tcPr>
            <w:tcW w:w="1938" w:type="dxa"/>
            <w:vAlign w:val="center"/>
          </w:tcPr>
          <w:p w14:paraId="474A2F7B" w14:textId="2D063EBA" w:rsidR="00412319" w:rsidRDefault="00412319" w:rsidP="00412319">
            <w:pPr>
              <w:jc w:val="center"/>
              <w:rPr>
                <w:rFonts w:eastAsiaTheme="minorEastAsia"/>
              </w:rPr>
            </w:pPr>
            <w:r>
              <w:rPr>
                <w:rFonts w:eastAsiaTheme="minorEastAsia"/>
              </w:rPr>
              <w:t>Growth</w:t>
            </w:r>
          </w:p>
        </w:tc>
        <w:tc>
          <w:tcPr>
            <w:tcW w:w="2129" w:type="dxa"/>
            <w:vAlign w:val="center"/>
          </w:tcPr>
          <w:p w14:paraId="3B385AFF" w14:textId="20BFD3E9" w:rsidR="00412319" w:rsidRDefault="00412319" w:rsidP="00412319">
            <w:pPr>
              <w:jc w:val="center"/>
              <w:rPr>
                <w:rFonts w:eastAsiaTheme="minorEastAsia"/>
              </w:rPr>
            </w:pPr>
            <w:r>
              <w:rPr>
                <w:rFonts w:eastAsiaTheme="minorEastAsia"/>
              </w:rPr>
              <w:t>Subadult to Adult</w:t>
            </w:r>
          </w:p>
        </w:tc>
        <w:tc>
          <w:tcPr>
            <w:tcW w:w="1426" w:type="dxa"/>
            <w:vAlign w:val="center"/>
          </w:tcPr>
          <w:p w14:paraId="040C5B01" w14:textId="1FCDE0B6" w:rsidR="00412319" w:rsidRDefault="00412319" w:rsidP="00412319">
            <w:pPr>
              <w:jc w:val="center"/>
              <w:rPr>
                <w:rFonts w:eastAsiaTheme="minorEastAsia"/>
              </w:rPr>
            </w:pPr>
            <w:r>
              <w:rPr>
                <w:rFonts w:eastAsiaTheme="minorEastAsia"/>
              </w:rPr>
              <w:t>0.25</w:t>
            </w:r>
          </w:p>
        </w:tc>
        <w:tc>
          <w:tcPr>
            <w:tcW w:w="3970" w:type="dxa"/>
            <w:vAlign w:val="center"/>
          </w:tcPr>
          <w:p w14:paraId="690BD641" w14:textId="797EF869" w:rsidR="00412319" w:rsidRDefault="00412319" w:rsidP="00412319">
            <w:pPr>
              <w:jc w:val="center"/>
              <w:rPr>
                <w:rFonts w:eastAsiaTheme="minorEastAsia"/>
              </w:rPr>
            </w:pPr>
            <w:r>
              <w:rPr>
                <w:rFonts w:eastAsiaTheme="minorEastAsia"/>
              </w:rPr>
              <w:t>Expert opinion – subadult stage typically lasts four years</w:t>
            </w:r>
          </w:p>
        </w:tc>
      </w:tr>
      <w:tr w:rsidR="00412319" w14:paraId="19CF511E" w14:textId="77777777" w:rsidTr="00412319">
        <w:tc>
          <w:tcPr>
            <w:tcW w:w="1938" w:type="dxa"/>
            <w:vAlign w:val="center"/>
          </w:tcPr>
          <w:p w14:paraId="38393435" w14:textId="62F75876" w:rsidR="00412319" w:rsidRDefault="00412319" w:rsidP="00412319">
            <w:pPr>
              <w:jc w:val="center"/>
              <w:rPr>
                <w:rFonts w:eastAsiaTheme="minorEastAsia"/>
              </w:rPr>
            </w:pPr>
            <w:r>
              <w:rPr>
                <w:rFonts w:eastAsiaTheme="minorEastAsia"/>
              </w:rPr>
              <w:t>Fecundity</w:t>
            </w:r>
          </w:p>
        </w:tc>
        <w:tc>
          <w:tcPr>
            <w:tcW w:w="2129" w:type="dxa"/>
            <w:vAlign w:val="center"/>
          </w:tcPr>
          <w:p w14:paraId="0594953F" w14:textId="1E089078" w:rsidR="00412319" w:rsidRDefault="00412319" w:rsidP="00412319">
            <w:pPr>
              <w:jc w:val="center"/>
              <w:rPr>
                <w:rFonts w:eastAsiaTheme="minorEastAsia"/>
              </w:rPr>
            </w:pPr>
            <w:r>
              <w:rPr>
                <w:rFonts w:eastAsiaTheme="minorEastAsia"/>
              </w:rPr>
              <w:t>Adult</w:t>
            </w:r>
          </w:p>
        </w:tc>
        <w:tc>
          <w:tcPr>
            <w:tcW w:w="1426" w:type="dxa"/>
            <w:vAlign w:val="center"/>
          </w:tcPr>
          <w:p w14:paraId="302E4A02" w14:textId="68D526AB" w:rsidR="00412319" w:rsidRDefault="00E12521" w:rsidP="00412319">
            <w:pPr>
              <w:jc w:val="center"/>
              <w:rPr>
                <w:rFonts w:eastAsiaTheme="minorEastAsia"/>
              </w:rPr>
            </w:pPr>
            <w:commentRangeStart w:id="25"/>
            <w:commentRangeStart w:id="26"/>
            <w:r>
              <w:rPr>
                <w:rFonts w:eastAsiaTheme="minorEastAsia"/>
              </w:rPr>
              <w:t>9</w:t>
            </w:r>
            <w:commentRangeEnd w:id="25"/>
            <w:r w:rsidR="003F4E81">
              <w:rPr>
                <w:rStyle w:val="CommentReference"/>
              </w:rPr>
              <w:commentReference w:id="25"/>
            </w:r>
          </w:p>
        </w:tc>
        <w:tc>
          <w:tcPr>
            <w:tcW w:w="3970" w:type="dxa"/>
            <w:vAlign w:val="center"/>
          </w:tcPr>
          <w:p w14:paraId="7ADA0A6F" w14:textId="71C4DA3A" w:rsidR="00412319" w:rsidRDefault="002A06B5" w:rsidP="00412319">
            <w:pPr>
              <w:jc w:val="center"/>
              <w:rPr>
                <w:rFonts w:eastAsiaTheme="minorEastAsia"/>
              </w:rPr>
            </w:pPr>
            <w:r>
              <w:rPr>
                <w:rFonts w:eastAsiaTheme="minorEastAsia"/>
              </w:rPr>
              <w:t>A</w:t>
            </w:r>
            <w:r w:rsidR="00E12521">
              <w:rPr>
                <w:rFonts w:eastAsiaTheme="minorEastAsia"/>
              </w:rPr>
              <w:t>verage clutch size is 18 (range = 12-32)</w:t>
            </w:r>
            <w:r w:rsidR="004641A5">
              <w:rPr>
                <w:rFonts w:eastAsiaTheme="minorEastAsia"/>
                <w:vertAlign w:val="superscript"/>
              </w:rPr>
              <w:t>a,b</w:t>
            </w:r>
            <w:r w:rsidR="00E12521">
              <w:rPr>
                <w:rFonts w:eastAsiaTheme="minorEastAsia"/>
              </w:rPr>
              <w:t xml:space="preserve"> This clutch size is multiplied by 0.5 because only females produce young</w:t>
            </w:r>
            <w:r w:rsidR="00903C5C">
              <w:rPr>
                <w:rFonts w:eastAsiaTheme="minorEastAsia"/>
              </w:rPr>
              <w:t xml:space="preserve"> (assum</w:t>
            </w:r>
            <w:r w:rsidR="003444C5">
              <w:rPr>
                <w:rFonts w:eastAsiaTheme="minorEastAsia"/>
              </w:rPr>
              <w:t>es a</w:t>
            </w:r>
            <w:r w:rsidR="00903C5C">
              <w:rPr>
                <w:rFonts w:eastAsiaTheme="minorEastAsia"/>
              </w:rPr>
              <w:t xml:space="preserve"> 50:50 sex ratio)</w:t>
            </w:r>
            <w:commentRangeEnd w:id="26"/>
            <w:r w:rsidR="00B4293C">
              <w:rPr>
                <w:rStyle w:val="CommentReference"/>
              </w:rPr>
              <w:commentReference w:id="26"/>
            </w:r>
          </w:p>
        </w:tc>
      </w:tr>
      <w:tr w:rsidR="00412319" w14:paraId="77870894" w14:textId="77777777" w:rsidTr="00412319">
        <w:tc>
          <w:tcPr>
            <w:tcW w:w="1938" w:type="dxa"/>
            <w:vAlign w:val="center"/>
          </w:tcPr>
          <w:p w14:paraId="0E8923D2" w14:textId="38572213" w:rsidR="00412319" w:rsidRDefault="00412319" w:rsidP="00412319">
            <w:pPr>
              <w:jc w:val="center"/>
              <w:rPr>
                <w:rFonts w:eastAsiaTheme="minorEastAsia"/>
              </w:rPr>
            </w:pPr>
            <w:r>
              <w:rPr>
                <w:rFonts w:eastAsiaTheme="minorEastAsia"/>
              </w:rPr>
              <w:t>Fecundity</w:t>
            </w:r>
          </w:p>
        </w:tc>
        <w:tc>
          <w:tcPr>
            <w:tcW w:w="2129" w:type="dxa"/>
            <w:vAlign w:val="center"/>
          </w:tcPr>
          <w:p w14:paraId="3E2FD6A0" w14:textId="7BA32577" w:rsidR="00412319" w:rsidRDefault="00412319" w:rsidP="00412319">
            <w:pPr>
              <w:jc w:val="center"/>
              <w:rPr>
                <w:rFonts w:eastAsiaTheme="minorEastAsia"/>
              </w:rPr>
            </w:pPr>
            <w:r>
              <w:rPr>
                <w:rFonts w:eastAsiaTheme="minorEastAsia"/>
              </w:rPr>
              <w:t>Subadult</w:t>
            </w:r>
          </w:p>
        </w:tc>
        <w:tc>
          <w:tcPr>
            <w:tcW w:w="1426" w:type="dxa"/>
            <w:vAlign w:val="center"/>
          </w:tcPr>
          <w:p w14:paraId="4C499FD3" w14:textId="3CE13726" w:rsidR="00412319" w:rsidRDefault="00412319" w:rsidP="00412319">
            <w:pPr>
              <w:jc w:val="center"/>
              <w:rPr>
                <w:rFonts w:eastAsiaTheme="minorEastAsia"/>
              </w:rPr>
            </w:pPr>
            <w:r>
              <w:rPr>
                <w:rFonts w:eastAsiaTheme="minorEastAsia"/>
              </w:rPr>
              <w:t>2</w:t>
            </w:r>
          </w:p>
        </w:tc>
        <w:tc>
          <w:tcPr>
            <w:tcW w:w="3970" w:type="dxa"/>
            <w:vAlign w:val="center"/>
          </w:tcPr>
          <w:p w14:paraId="3F854A7A" w14:textId="7D9F83A1" w:rsidR="00412319" w:rsidRDefault="00412319" w:rsidP="00412319">
            <w:pPr>
              <w:jc w:val="center"/>
              <w:rPr>
                <w:rFonts w:eastAsiaTheme="minorEastAsia"/>
              </w:rPr>
            </w:pPr>
            <w:r>
              <w:rPr>
                <w:rFonts w:eastAsiaTheme="minorEastAsia"/>
              </w:rPr>
              <w:t>Expert opinion – some larger subadults may breed, but with a much lower breeding probability</w:t>
            </w:r>
          </w:p>
        </w:tc>
      </w:tr>
    </w:tbl>
    <w:p w14:paraId="2BDB32E2" w14:textId="35CA30F5" w:rsidR="00DB3FAC" w:rsidRDefault="004641A5" w:rsidP="005C00B2">
      <w:pPr>
        <w:spacing w:after="0" w:line="240" w:lineRule="auto"/>
        <w:rPr>
          <w:rFonts w:eastAsiaTheme="minorEastAsia"/>
        </w:rPr>
      </w:pPr>
      <w:r>
        <w:rPr>
          <w:rFonts w:eastAsiaTheme="minorEastAsia"/>
          <w:vertAlign w:val="superscript"/>
        </w:rPr>
        <w:t>a</w:t>
      </w:r>
      <w:r>
        <w:rPr>
          <w:rFonts w:eastAsiaTheme="minorEastAsia"/>
        </w:rPr>
        <w:fldChar w:fldCharType="begin" w:fldLock="1"/>
      </w:r>
      <w:r>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1992)","plainTextFormattedCitation":"(Tolson 1992)","previouslyFormattedCitation":"(Tolson 1992)"},"properties":{"noteIndex":0},"schema":"https://github.com/citation-style-language/schema/raw/master/csl-citation.json"}</w:instrText>
      </w:r>
      <w:r>
        <w:rPr>
          <w:rFonts w:eastAsiaTheme="minorEastAsia"/>
        </w:rPr>
        <w:fldChar w:fldCharType="separate"/>
      </w:r>
      <w:r w:rsidRPr="004641A5">
        <w:rPr>
          <w:rFonts w:eastAsiaTheme="minorEastAsia"/>
          <w:noProof/>
        </w:rPr>
        <w:t>(Tolson 1992)</w:t>
      </w:r>
      <w:r>
        <w:rPr>
          <w:rFonts w:eastAsiaTheme="minorEastAsia"/>
        </w:rPr>
        <w:fldChar w:fldCharType="end"/>
      </w:r>
    </w:p>
    <w:p w14:paraId="7C8F818D" w14:textId="4C59491B" w:rsidR="004641A5" w:rsidRPr="004641A5" w:rsidRDefault="004641A5" w:rsidP="005C00B2">
      <w:pPr>
        <w:spacing w:after="0" w:line="240" w:lineRule="auto"/>
        <w:rPr>
          <w:rFonts w:eastAsiaTheme="minorEastAsia"/>
        </w:rPr>
      </w:pPr>
      <w:r>
        <w:rPr>
          <w:rFonts w:eastAsiaTheme="minorEastAsia"/>
          <w:vertAlign w:val="superscript"/>
        </w:rPr>
        <w:t>b</w:t>
      </w:r>
      <w:r>
        <w:rPr>
          <w:rFonts w:eastAsiaTheme="minorEastAsia"/>
          <w:vertAlign w:val="superscript"/>
        </w:rPr>
        <w:fldChar w:fldCharType="begin" w:fldLock="1"/>
      </w:r>
      <w:r>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2012)","plainTextFormattedCitation":"(Puente Rolon 2012)"},"properties":{"noteIndex":0},"schema":"https://github.com/citation-style-language/schema/raw/master/csl-citation.json"}</w:instrText>
      </w:r>
      <w:r>
        <w:rPr>
          <w:rFonts w:eastAsiaTheme="minorEastAsia"/>
          <w:vertAlign w:val="superscript"/>
        </w:rPr>
        <w:fldChar w:fldCharType="separate"/>
      </w:r>
      <w:r w:rsidRPr="004641A5">
        <w:rPr>
          <w:rFonts w:eastAsiaTheme="minorEastAsia"/>
          <w:noProof/>
        </w:rPr>
        <w:t>(Puente Rolon 2012)</w:t>
      </w:r>
      <w:r>
        <w:rPr>
          <w:rFonts w:eastAsiaTheme="minorEastAsia"/>
          <w:vertAlign w:val="superscript"/>
        </w:rPr>
        <w:fldChar w:fldCharType="end"/>
      </w:r>
    </w:p>
    <w:p w14:paraId="064B5E1C" w14:textId="77777777" w:rsidR="009A7442" w:rsidRDefault="009A7442" w:rsidP="005C00B2">
      <w:pPr>
        <w:spacing w:after="0" w:line="240" w:lineRule="auto"/>
        <w:rPr>
          <w:rFonts w:eastAsiaTheme="minorEastAsia"/>
        </w:rPr>
      </w:pPr>
    </w:p>
    <w:p w14:paraId="6EF18055" w14:textId="654926DD" w:rsidR="00DB3FAC" w:rsidRDefault="00903C5C" w:rsidP="005C00B2">
      <w:pPr>
        <w:spacing w:after="0" w:line="240" w:lineRule="auto"/>
        <w:rPr>
          <w:rFonts w:eastAsiaTheme="minorEastAsia"/>
        </w:rPr>
      </w:pPr>
      <w:r>
        <w:t>We used the stage-specific estimates of survival and growth to calculate the transition rates (</w:t>
      </w:r>
      <m:oMath>
        <m:sSup>
          <m:sSupPr>
            <m:ctrlPr>
              <w:rPr>
                <w:rFonts w:ascii="Cambria Math" w:hAnsi="Cambria Math"/>
                <w:i/>
              </w:rPr>
            </m:ctrlPr>
          </m:sSupPr>
          <m:e>
            <m:r>
              <w:rPr>
                <w:rFonts w:ascii="Cambria Math" w:hAnsi="Cambria Math"/>
              </w:rPr>
              <m:t>T</m:t>
            </m:r>
          </m:e>
          <m:sup>
            <m:r>
              <w:rPr>
                <w:rFonts w:ascii="Cambria Math" w:hAnsi="Cambria Math"/>
              </w:rPr>
              <m:t>XY</m:t>
            </m:r>
          </m:sup>
        </m:sSup>
      </m:oMath>
      <w:r>
        <w:rPr>
          <w:rFonts w:eastAsiaTheme="minorEastAsia"/>
        </w:rPr>
        <w:t xml:space="preserve">) in the diagram and matrix in Figure 1. For example, </w:t>
      </w:r>
      <m:oMath>
        <m:sSup>
          <m:sSupPr>
            <m:ctrlPr>
              <w:rPr>
                <w:rFonts w:ascii="Cambria Math" w:hAnsi="Cambria Math"/>
                <w:i/>
              </w:rPr>
            </m:ctrlPr>
          </m:sSupPr>
          <m:e>
            <m:r>
              <w:rPr>
                <w:rFonts w:ascii="Cambria Math" w:hAnsi="Cambria Math"/>
              </w:rPr>
              <m:t>T</m:t>
            </m:r>
          </m:e>
          <m:sup>
            <m:r>
              <w:rPr>
                <w:rFonts w:ascii="Cambria Math" w:hAnsi="Cambria Math"/>
              </w:rPr>
              <m:t>YJ</m:t>
            </m:r>
          </m:sup>
        </m:sSup>
      </m:oMath>
      <w:r>
        <w:rPr>
          <w:rFonts w:eastAsiaTheme="minorEastAsia"/>
        </w:rPr>
        <w:t xml:space="preserve"> is the probability of a young of the year in year </w:t>
      </w:r>
      <w:r>
        <w:rPr>
          <w:rFonts w:eastAsiaTheme="minorEastAsia"/>
          <w:i/>
        </w:rPr>
        <w:t>t</w:t>
      </w:r>
      <w:r>
        <w:rPr>
          <w:rFonts w:eastAsiaTheme="minorEastAsia"/>
        </w:rPr>
        <w:t xml:space="preserve"> will become a juvenile in year </w:t>
      </w:r>
      <w:r>
        <w:rPr>
          <w:rFonts w:eastAsiaTheme="minorEastAsia"/>
          <w:i/>
        </w:rPr>
        <w:t>t+1</w:t>
      </w:r>
      <w:r>
        <w:rPr>
          <w:rFonts w:eastAsiaTheme="minorEastAsia"/>
        </w:rPr>
        <w:t>. This probability is equal to the probability of surviving the year (</w:t>
      </w:r>
      <m:oMath>
        <m:sSup>
          <m:sSupPr>
            <m:ctrlPr>
              <w:rPr>
                <w:rFonts w:ascii="Cambria Math" w:hAnsi="Cambria Math"/>
                <w:i/>
              </w:rPr>
            </m:ctrlPr>
          </m:sSupPr>
          <m:e>
            <m:r>
              <w:rPr>
                <w:rFonts w:ascii="Cambria Math" w:hAnsi="Cambria Math"/>
              </w:rPr>
              <m:t>S</m:t>
            </m:r>
          </m:e>
          <m:sup>
            <m:r>
              <w:rPr>
                <w:rFonts w:ascii="Cambria Math" w:hAnsi="Cambria Math"/>
              </w:rPr>
              <m:t>Y</m:t>
            </m:r>
          </m:sup>
        </m:sSup>
        <m:r>
          <w:rPr>
            <w:rFonts w:ascii="Cambria Math" w:eastAsiaTheme="minorEastAsia" w:hAnsi="Cambria Math"/>
          </w:rPr>
          <m:t>=0.3</m:t>
        </m:r>
      </m:oMath>
      <w:r>
        <w:rPr>
          <w:rFonts w:eastAsiaTheme="minorEastAsia"/>
        </w:rPr>
        <w:t xml:space="preserve">) </w:t>
      </w:r>
      <w:r w:rsidR="00C161C1">
        <w:rPr>
          <w:rFonts w:eastAsiaTheme="minorEastAsia"/>
        </w:rPr>
        <w:t>multiplied by the probability of</w:t>
      </w:r>
      <w:r>
        <w:rPr>
          <w:rFonts w:eastAsiaTheme="minorEastAsia"/>
        </w:rPr>
        <w:t xml:space="preserve"> growth from young to juvenile (</w:t>
      </w:r>
      <m:oMath>
        <m:sSup>
          <m:sSupPr>
            <m:ctrlPr>
              <w:rPr>
                <w:rFonts w:ascii="Cambria Math" w:hAnsi="Cambria Math"/>
                <w:i/>
              </w:rPr>
            </m:ctrlPr>
          </m:sSupPr>
          <m:e>
            <m:r>
              <w:rPr>
                <w:rFonts w:ascii="Cambria Math" w:hAnsi="Cambria Math"/>
              </w:rPr>
              <m:t>G</m:t>
            </m:r>
          </m:e>
          <m:sup>
            <m:r>
              <w:rPr>
                <w:rFonts w:ascii="Cambria Math" w:hAnsi="Cambria Math"/>
              </w:rPr>
              <m:t>YJ</m:t>
            </m:r>
          </m:sup>
        </m:sSup>
        <m:r>
          <w:rPr>
            <w:rFonts w:ascii="Cambria Math" w:hAnsi="Cambria Math"/>
          </w:rPr>
          <m:t>=0.67</m:t>
        </m:r>
      </m:oMath>
      <w:r>
        <w:rPr>
          <w:rFonts w:eastAsiaTheme="minorEastAsia"/>
        </w:rPr>
        <w:t xml:space="preserve">). </w:t>
      </w:r>
    </w:p>
    <w:p w14:paraId="5E345DB1" w14:textId="19FB46AA" w:rsidR="00903C5C" w:rsidRDefault="00903C5C" w:rsidP="005C00B2">
      <w:pPr>
        <w:spacing w:after="0" w:line="240" w:lineRule="auto"/>
        <w:rPr>
          <w:rFonts w:eastAsiaTheme="minorEastAsia"/>
        </w:rPr>
      </w:pPr>
    </w:p>
    <w:p w14:paraId="57D2A8CB" w14:textId="6EC8B710" w:rsidR="00903C5C" w:rsidRDefault="006758D5" w:rsidP="005C00B2">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YJ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YJ</m:t>
              </m:r>
            </m:sup>
          </m:sSup>
          <m:r>
            <w:rPr>
              <w:rFonts w:ascii="Cambria Math" w:eastAsiaTheme="minorEastAsia" w:hAnsi="Cambria Math"/>
            </w:rPr>
            <m:t>=0.3*0.67=0.2</m:t>
          </m:r>
        </m:oMath>
      </m:oMathPara>
    </w:p>
    <w:p w14:paraId="287ECF74" w14:textId="63262696" w:rsidR="00DB3FAC" w:rsidRDefault="00DB3FAC" w:rsidP="005C00B2">
      <w:pPr>
        <w:spacing w:after="0" w:line="240" w:lineRule="auto"/>
        <w:rPr>
          <w:rFonts w:eastAsiaTheme="minorEastAsia"/>
        </w:rPr>
      </w:pPr>
    </w:p>
    <w:p w14:paraId="49A335D0" w14:textId="32473B24" w:rsidR="00903C5C" w:rsidRDefault="00903C5C" w:rsidP="005C00B2">
      <w:pPr>
        <w:spacing w:after="0" w:line="240" w:lineRule="auto"/>
        <w:rPr>
          <w:rFonts w:eastAsiaTheme="minorEastAsia"/>
        </w:rPr>
      </w:pPr>
      <w:r>
        <w:rPr>
          <w:rFonts w:eastAsiaTheme="minorEastAsia"/>
        </w:rPr>
        <w:t>The probability of a young of the year remaining in the young stage (</w:t>
      </w:r>
      <m:oMath>
        <m:sSup>
          <m:sSupPr>
            <m:ctrlPr>
              <w:rPr>
                <w:rFonts w:ascii="Cambria Math" w:hAnsi="Cambria Math"/>
                <w:i/>
              </w:rPr>
            </m:ctrlPr>
          </m:sSupPr>
          <m:e>
            <m:r>
              <w:rPr>
                <w:rFonts w:ascii="Cambria Math" w:hAnsi="Cambria Math"/>
              </w:rPr>
              <m:t>T</m:t>
            </m:r>
          </m:e>
          <m:sup>
            <m:r>
              <w:rPr>
                <w:rFonts w:ascii="Cambria Math" w:hAnsi="Cambria Math"/>
              </w:rPr>
              <m:t>YY</m:t>
            </m:r>
          </m:sup>
        </m:sSup>
      </m:oMath>
      <w:r>
        <w:rPr>
          <w:rFonts w:eastAsiaTheme="minorEastAsia"/>
        </w:rPr>
        <w:t>) is equal to the probability of surviving the year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rPr>
          <w:rFonts w:eastAsiaTheme="minorEastAsia"/>
        </w:rPr>
        <w:t xml:space="preserve">) and </w:t>
      </w:r>
      <w:r>
        <w:rPr>
          <w:rFonts w:eastAsiaTheme="minorEastAsia"/>
          <w:i/>
        </w:rPr>
        <w:t>not</w:t>
      </w:r>
      <w:r>
        <w:rPr>
          <w:rFonts w:eastAsiaTheme="minorEastAsia"/>
        </w:rPr>
        <w:t xml:space="preserve"> growing enough to reach the juvenile stage (</w:t>
      </w:r>
      <m:oMath>
        <m:sSup>
          <m:sSupPr>
            <m:ctrlPr>
              <w:rPr>
                <w:rFonts w:ascii="Cambria Math" w:hAnsi="Cambria Math"/>
                <w:i/>
              </w:rPr>
            </m:ctrlPr>
          </m:sSupPr>
          <m:e>
            <m:r>
              <w:rPr>
                <w:rFonts w:ascii="Cambria Math" w:hAnsi="Cambria Math"/>
              </w:rPr>
              <m:t>1-G</m:t>
            </m:r>
          </m:e>
          <m:sup>
            <m:r>
              <w:rPr>
                <w:rFonts w:ascii="Cambria Math" w:hAnsi="Cambria Math"/>
              </w:rPr>
              <m:t>YJ</m:t>
            </m:r>
          </m:sup>
        </m:sSup>
      </m:oMath>
      <w:r>
        <w:rPr>
          <w:rFonts w:eastAsiaTheme="minorEastAsia"/>
        </w:rPr>
        <w:t>).</w:t>
      </w:r>
    </w:p>
    <w:p w14:paraId="71B4944A" w14:textId="2B5213D8" w:rsidR="00903C5C" w:rsidRDefault="00903C5C" w:rsidP="005C00B2">
      <w:pPr>
        <w:spacing w:after="0" w:line="240" w:lineRule="auto"/>
        <w:rPr>
          <w:rFonts w:eastAsiaTheme="minorEastAsia"/>
        </w:rPr>
      </w:pPr>
    </w:p>
    <w:p w14:paraId="7976298F" w14:textId="219F225A" w:rsidR="00903C5C" w:rsidRDefault="006758D5" w:rsidP="00903C5C">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YY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(1-G</m:t>
              </m:r>
            </m:e>
            <m:sup>
              <m:r>
                <w:rPr>
                  <w:rFonts w:ascii="Cambria Math" w:eastAsiaTheme="minorEastAsia" w:hAnsi="Cambria Math"/>
                </w:rPr>
                <m:t>YY</m:t>
              </m:r>
            </m:sup>
          </m:sSup>
          <m:r>
            <w:rPr>
              <w:rFonts w:ascii="Cambria Math" w:eastAsiaTheme="minorEastAsia" w:hAnsi="Cambria Math"/>
            </w:rPr>
            <m:t>)=0.3*(1-0.67)=0.1</m:t>
          </m:r>
        </m:oMath>
      </m:oMathPara>
    </w:p>
    <w:p w14:paraId="67CA9E42" w14:textId="2CAEF106" w:rsidR="00903C5C" w:rsidRDefault="00903C5C" w:rsidP="005C00B2">
      <w:pPr>
        <w:spacing w:after="0" w:line="240" w:lineRule="auto"/>
        <w:rPr>
          <w:rFonts w:eastAsiaTheme="minorEastAsia"/>
        </w:rPr>
      </w:pPr>
    </w:p>
    <w:p w14:paraId="58B26D73" w14:textId="647F0371" w:rsidR="00CD2789" w:rsidRPr="00903C5C" w:rsidRDefault="00903C5C" w:rsidP="005C00B2">
      <w:pPr>
        <w:spacing w:after="0" w:line="240" w:lineRule="auto"/>
        <w:rPr>
          <w:rFonts w:eastAsiaTheme="minorEastAsia"/>
        </w:rPr>
      </w:pPr>
      <w:r>
        <w:rPr>
          <w:rFonts w:eastAsiaTheme="minorEastAsia"/>
        </w:rPr>
        <w:t xml:space="preserve">The transition rates for each stage were calculated following this framework. </w:t>
      </w:r>
      <w:r w:rsidR="00CB2972">
        <w:rPr>
          <w:rFonts w:eastAsiaTheme="minorEastAsia"/>
        </w:rPr>
        <w:t xml:space="preserve">These demographic rates are summarized in a matrix model: </w:t>
      </w:r>
    </w:p>
    <w:p w14:paraId="012B205E" w14:textId="1527393C" w:rsidR="006508E6" w:rsidRDefault="006508E6" w:rsidP="005C00B2">
      <w:pPr>
        <w:spacing w:after="0" w:line="240" w:lineRule="auto"/>
      </w:pPr>
    </w:p>
    <w:p w14:paraId="1CCB7BA1" w14:textId="73A98F6C" w:rsidR="006D166F" w:rsidRPr="00CD2789" w:rsidRDefault="006758D5" w:rsidP="005C00B2">
      <w:pPr>
        <w:spacing w:after="0" w:line="240" w:lineRule="auto"/>
        <w:rPr>
          <w:rFonts w:eastAsiaTheme="minorEastAsia"/>
        </w:rPr>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0.1</m:t>
                    </m:r>
                  </m:e>
                  <m:e>
                    <m:r>
                      <w:rPr>
                        <w:rFonts w:ascii="Cambria Math" w:hAnsi="Cambria Math"/>
                      </w:rPr>
                      <m:t>0</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9</m:t>
                    </m:r>
                  </m:e>
                </m:mr>
                <m:mr>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0.36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0.36</m:t>
                    </m:r>
                    <m:ctrlPr>
                      <w:rPr>
                        <w:rFonts w:ascii="Cambria Math" w:eastAsia="Cambria Math" w:hAnsi="Cambria Math" w:cs="Cambria Math"/>
                        <w:i/>
                      </w:rPr>
                    </m:ctrlPr>
                  </m:e>
                  <m:e>
                    <m:r>
                      <w:rPr>
                        <w:rFonts w:ascii="Cambria Math" w:eastAsia="Cambria Math" w:hAnsi="Cambria Math" w:cs="Cambria Math"/>
                      </w:rPr>
                      <m:t>0.9</m:t>
                    </m:r>
                  </m:e>
                </m:mr>
              </m:m>
            </m:e>
          </m:d>
        </m:oMath>
      </m:oMathPara>
    </w:p>
    <w:p w14:paraId="424894B3" w14:textId="757D78CE" w:rsidR="00CD2789" w:rsidRDefault="00CD2789" w:rsidP="005C00B2">
      <w:pPr>
        <w:spacing w:after="0" w:line="240" w:lineRule="auto"/>
        <w:rPr>
          <w:rFonts w:eastAsiaTheme="minorEastAsia"/>
        </w:rPr>
      </w:pPr>
    </w:p>
    <w:p w14:paraId="0267DE4E" w14:textId="6DFF55BD" w:rsidR="00CB2972" w:rsidRDefault="00DD6D97" w:rsidP="005C00B2">
      <w:pPr>
        <w:spacing w:after="0" w:line="240" w:lineRule="auto"/>
        <w:rPr>
          <w:rFonts w:eastAsiaTheme="minorEastAsia"/>
        </w:rPr>
      </w:pPr>
      <w:r>
        <w:rPr>
          <w:rFonts w:eastAsiaTheme="minorEastAsia"/>
        </w:rPr>
        <w:t xml:space="preserve">For each projection we assumed that the population started at the stable stage distribution, </w:t>
      </w:r>
      <w:r w:rsidR="00F93FDE">
        <w:rPr>
          <w:rFonts w:eastAsiaTheme="minorEastAsia"/>
        </w:rPr>
        <w:t xml:space="preserve">calculated </w:t>
      </w:r>
      <w:r w:rsidR="00C161C1">
        <w:rPr>
          <w:rFonts w:eastAsiaTheme="minorEastAsia"/>
        </w:rPr>
        <w:t>using the popbio package for R</w:t>
      </w:r>
      <w:r w:rsidR="00BC793C">
        <w:rPr>
          <w:rFonts w:eastAsiaTheme="minorEastAsia"/>
        </w:rPr>
        <w:t xml:space="preserve"> </w:t>
      </w:r>
      <w:r w:rsidR="00BC793C">
        <w:rPr>
          <w:rFonts w:eastAsiaTheme="minorEastAsia"/>
        </w:rPr>
        <w:fldChar w:fldCharType="begin" w:fldLock="1"/>
      </w:r>
      <w:r w:rsidR="004641A5">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BC793C">
        <w:rPr>
          <w:rFonts w:eastAsiaTheme="minorEastAsia"/>
        </w:rPr>
        <w:fldChar w:fldCharType="separate"/>
      </w:r>
      <w:r w:rsidR="00E47218" w:rsidRPr="00E47218">
        <w:rPr>
          <w:rFonts w:eastAsiaTheme="minorEastAsia"/>
          <w:noProof/>
        </w:rPr>
        <w:t>(Stubben and Milligan 2007, R Core Team 2016)</w:t>
      </w:r>
      <w:r w:rsidR="00BC793C">
        <w:rPr>
          <w:rFonts w:eastAsiaTheme="minorEastAsia"/>
        </w:rPr>
        <w:fldChar w:fldCharType="end"/>
      </w:r>
      <w:r w:rsidR="00BC793C">
        <w:rPr>
          <w:rFonts w:eastAsiaTheme="minorEastAsia"/>
        </w:rPr>
        <w:t>.</w:t>
      </w:r>
      <w:r>
        <w:rPr>
          <w:rFonts w:eastAsiaTheme="minorEastAsia"/>
        </w:rPr>
        <w:t xml:space="preserve"> </w:t>
      </w:r>
    </w:p>
    <w:p w14:paraId="03668336" w14:textId="7FDD8CAF" w:rsidR="002A06B5" w:rsidRDefault="002A06B5" w:rsidP="005C00B2">
      <w:pPr>
        <w:spacing w:after="0" w:line="240" w:lineRule="auto"/>
        <w:rPr>
          <w:rFonts w:eastAsiaTheme="minorEastAsia"/>
        </w:rPr>
      </w:pPr>
    </w:p>
    <w:p w14:paraId="35FB3059" w14:textId="77777777" w:rsidR="00217027" w:rsidRPr="002A06B5" w:rsidRDefault="00217027" w:rsidP="00217027">
      <w:pPr>
        <w:spacing w:after="0" w:line="240" w:lineRule="auto"/>
        <w:rPr>
          <w:rFonts w:eastAsiaTheme="minorEastAsia"/>
          <w:i/>
        </w:rPr>
      </w:pPr>
      <w:r>
        <w:rPr>
          <w:rFonts w:eastAsiaTheme="minorEastAsia"/>
          <w:i/>
        </w:rPr>
        <w:t>Uncertainty in Initial Population Size and Demographic Rates</w:t>
      </w:r>
    </w:p>
    <w:p w14:paraId="007A9F93" w14:textId="496151B7" w:rsidR="00217027" w:rsidRDefault="00217027" w:rsidP="00217027">
      <w:pPr>
        <w:spacing w:after="0" w:line="240" w:lineRule="auto"/>
        <w:rPr>
          <w:rFonts w:eastAsiaTheme="minorEastAsia"/>
        </w:rPr>
      </w:pPr>
      <w:r>
        <w:rPr>
          <w:rFonts w:eastAsiaTheme="minorEastAsia"/>
        </w:rPr>
        <w:t xml:space="preserve">The current number of PR boas is unknown, and little data exists to inform estimates of current abundance. </w:t>
      </w:r>
      <w:r w:rsidR="00914B28">
        <w:rPr>
          <w:rFonts w:eastAsiaTheme="minorEastAsia"/>
        </w:rPr>
        <w:t xml:space="preserve">For each model replication, we randomly drew an initial population size </w:t>
      </w:r>
      <w:r w:rsidR="003F4E81">
        <w:rPr>
          <w:rFonts w:eastAsiaTheme="minorEastAsia"/>
        </w:rPr>
        <w:t xml:space="preserve">for each replication. The range of possible current abundance was estimated using published estimates of boa density from different parts of their range. In the northern karst region, density was estimated as 6-7 boas/ha (cite), in the rainforests estimated density was 1-2 boas/ha, and in an urban setting estimated density was 1-3 boas/ha. We used a landcover dataset developed by the PR Gap Analysis to determine the total area of available habitat for each of these three habitat types (karst, rainforest, urban) and to extrapolate the maximum abundance in these areas (Table 2). </w:t>
      </w:r>
    </w:p>
    <w:p w14:paraId="65FAA9AD" w14:textId="417B956C" w:rsidR="001226FA" w:rsidRDefault="001226FA" w:rsidP="00217027">
      <w:pPr>
        <w:spacing w:after="0" w:line="240" w:lineRule="auto"/>
        <w:rPr>
          <w:rFonts w:eastAsiaTheme="minorEastAsia"/>
        </w:rPr>
      </w:pPr>
    </w:p>
    <w:p w14:paraId="34705EE1" w14:textId="5E83449C" w:rsidR="003F4E81" w:rsidRDefault="003F4E81" w:rsidP="00217027">
      <w:pPr>
        <w:spacing w:after="0" w:line="240" w:lineRule="auto"/>
        <w:rPr>
          <w:rFonts w:eastAsiaTheme="minorEastAsia"/>
        </w:rPr>
      </w:pPr>
      <w:r w:rsidRPr="002A6EAC">
        <w:rPr>
          <w:rFonts w:eastAsiaTheme="minorEastAsia"/>
          <w:b/>
          <w:bCs/>
        </w:rPr>
        <w:t>Table 2</w:t>
      </w:r>
      <w:r>
        <w:rPr>
          <w:rFonts w:eastAsiaTheme="minorEastAsia"/>
        </w:rPr>
        <w:t>. Estimated area, density, and home range size for three habitat types used by Puerto Rican boa, used to estimate the initial and maximum population size in each habitat type.</w:t>
      </w:r>
    </w:p>
    <w:tbl>
      <w:tblPr>
        <w:tblStyle w:val="TableGrid"/>
        <w:tblW w:w="94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6"/>
        <w:gridCol w:w="1041"/>
        <w:gridCol w:w="1354"/>
        <w:gridCol w:w="1369"/>
        <w:gridCol w:w="1313"/>
        <w:gridCol w:w="1369"/>
        <w:gridCol w:w="1641"/>
      </w:tblGrid>
      <w:tr w:rsidR="001226FA" w14:paraId="68E4E6D6" w14:textId="77777777" w:rsidTr="00E47218">
        <w:tc>
          <w:tcPr>
            <w:tcW w:w="1392" w:type="dxa"/>
            <w:tcBorders>
              <w:top w:val="single" w:sz="4" w:space="0" w:color="auto"/>
              <w:bottom w:val="single" w:sz="4" w:space="0" w:color="auto"/>
            </w:tcBorders>
            <w:vAlign w:val="center"/>
          </w:tcPr>
          <w:p w14:paraId="51ED2543" w14:textId="0404883A" w:rsidR="001226FA" w:rsidRDefault="001226FA" w:rsidP="001226FA">
            <w:pPr>
              <w:jc w:val="center"/>
              <w:rPr>
                <w:rFonts w:eastAsiaTheme="minorEastAsia"/>
              </w:rPr>
            </w:pPr>
            <w:r>
              <w:rPr>
                <w:rFonts w:eastAsiaTheme="minorEastAsia"/>
              </w:rPr>
              <w:t>Habitat type/region</w:t>
            </w:r>
          </w:p>
        </w:tc>
        <w:tc>
          <w:tcPr>
            <w:tcW w:w="1096" w:type="dxa"/>
            <w:tcBorders>
              <w:top w:val="single" w:sz="4" w:space="0" w:color="auto"/>
              <w:bottom w:val="single" w:sz="4" w:space="0" w:color="auto"/>
            </w:tcBorders>
            <w:vAlign w:val="center"/>
          </w:tcPr>
          <w:p w14:paraId="5CA2D244" w14:textId="6C68C7EC" w:rsidR="001226FA" w:rsidRDefault="001226FA" w:rsidP="001226FA">
            <w:pPr>
              <w:jc w:val="center"/>
              <w:rPr>
                <w:rFonts w:eastAsiaTheme="minorEastAsia"/>
              </w:rPr>
            </w:pPr>
            <w:r>
              <w:rPr>
                <w:rFonts w:eastAsiaTheme="minorEastAsia"/>
              </w:rPr>
              <w:t>Total area</w:t>
            </w:r>
          </w:p>
        </w:tc>
        <w:tc>
          <w:tcPr>
            <w:tcW w:w="1395" w:type="dxa"/>
            <w:tcBorders>
              <w:top w:val="single" w:sz="4" w:space="0" w:color="auto"/>
              <w:bottom w:val="single" w:sz="4" w:space="0" w:color="auto"/>
            </w:tcBorders>
            <w:vAlign w:val="center"/>
          </w:tcPr>
          <w:p w14:paraId="5E06F19E" w14:textId="14E97E66" w:rsidR="001226FA" w:rsidRDefault="001226FA" w:rsidP="001226FA">
            <w:pPr>
              <w:jc w:val="center"/>
              <w:rPr>
                <w:rFonts w:eastAsiaTheme="minorEastAsia"/>
              </w:rPr>
            </w:pPr>
            <w:r>
              <w:rPr>
                <w:rFonts w:eastAsiaTheme="minorEastAsia"/>
              </w:rPr>
              <w:t>Current density (boas/ha)</w:t>
            </w:r>
          </w:p>
        </w:tc>
        <w:tc>
          <w:tcPr>
            <w:tcW w:w="1395" w:type="dxa"/>
            <w:tcBorders>
              <w:top w:val="single" w:sz="4" w:space="0" w:color="auto"/>
              <w:bottom w:val="single" w:sz="4" w:space="0" w:color="auto"/>
            </w:tcBorders>
            <w:vAlign w:val="center"/>
          </w:tcPr>
          <w:p w14:paraId="4B702C10" w14:textId="01A046F5" w:rsidR="001226FA" w:rsidRDefault="001226FA" w:rsidP="001226FA">
            <w:pPr>
              <w:jc w:val="center"/>
              <w:rPr>
                <w:rFonts w:eastAsiaTheme="minorEastAsia"/>
              </w:rPr>
            </w:pPr>
            <w:r>
              <w:rPr>
                <w:rFonts w:eastAsiaTheme="minorEastAsia"/>
              </w:rPr>
              <w:t>Initial population size</w:t>
            </w:r>
          </w:p>
        </w:tc>
        <w:tc>
          <w:tcPr>
            <w:tcW w:w="1395" w:type="dxa"/>
            <w:tcBorders>
              <w:top w:val="single" w:sz="4" w:space="0" w:color="auto"/>
              <w:bottom w:val="single" w:sz="4" w:space="0" w:color="auto"/>
            </w:tcBorders>
            <w:vAlign w:val="center"/>
          </w:tcPr>
          <w:p w14:paraId="71C25958" w14:textId="229544AD" w:rsidR="001226FA" w:rsidRDefault="001226FA" w:rsidP="001226FA">
            <w:pPr>
              <w:jc w:val="center"/>
              <w:rPr>
                <w:rFonts w:eastAsiaTheme="minorEastAsia"/>
              </w:rPr>
            </w:pPr>
            <w:r>
              <w:rPr>
                <w:rFonts w:eastAsiaTheme="minorEastAsia"/>
              </w:rPr>
              <w:t>Home range size (ha)</w:t>
            </w:r>
          </w:p>
        </w:tc>
        <w:tc>
          <w:tcPr>
            <w:tcW w:w="1395" w:type="dxa"/>
            <w:tcBorders>
              <w:top w:val="single" w:sz="4" w:space="0" w:color="auto"/>
              <w:bottom w:val="single" w:sz="4" w:space="0" w:color="auto"/>
            </w:tcBorders>
            <w:vAlign w:val="center"/>
          </w:tcPr>
          <w:p w14:paraId="295750B5" w14:textId="285AD966" w:rsidR="001226FA" w:rsidRDefault="001226FA" w:rsidP="001226FA">
            <w:pPr>
              <w:jc w:val="center"/>
              <w:rPr>
                <w:rFonts w:eastAsiaTheme="minorEastAsia"/>
              </w:rPr>
            </w:pPr>
            <w:commentRangeStart w:id="27"/>
            <w:commentRangeStart w:id="28"/>
            <w:r>
              <w:rPr>
                <w:rFonts w:eastAsiaTheme="minorEastAsia"/>
              </w:rPr>
              <w:t>Maximum population size – 50% home range overlap</w:t>
            </w:r>
          </w:p>
        </w:tc>
        <w:tc>
          <w:tcPr>
            <w:tcW w:w="1395" w:type="dxa"/>
            <w:tcBorders>
              <w:top w:val="single" w:sz="4" w:space="0" w:color="auto"/>
              <w:bottom w:val="single" w:sz="4" w:space="0" w:color="auto"/>
            </w:tcBorders>
            <w:vAlign w:val="center"/>
          </w:tcPr>
          <w:p w14:paraId="15C00301" w14:textId="4052FE72" w:rsidR="001226FA" w:rsidRDefault="001226FA" w:rsidP="001226FA">
            <w:pPr>
              <w:jc w:val="center"/>
              <w:rPr>
                <w:rFonts w:eastAsiaTheme="minorEastAsia"/>
              </w:rPr>
            </w:pPr>
            <w:r>
              <w:rPr>
                <w:rFonts w:eastAsiaTheme="minorEastAsia"/>
              </w:rPr>
              <w:t>Maximum population size – 75% home range overlap</w:t>
            </w:r>
            <w:commentRangeEnd w:id="27"/>
            <w:r w:rsidR="00E47218">
              <w:rPr>
                <w:rStyle w:val="CommentReference"/>
              </w:rPr>
              <w:commentReference w:id="27"/>
            </w:r>
            <w:commentRangeEnd w:id="28"/>
            <w:r w:rsidR="00B4293C">
              <w:rPr>
                <w:rStyle w:val="CommentReference"/>
              </w:rPr>
              <w:commentReference w:id="28"/>
            </w:r>
          </w:p>
        </w:tc>
      </w:tr>
      <w:tr w:rsidR="001226FA" w14:paraId="0BFE5923" w14:textId="77777777" w:rsidTr="00E47218">
        <w:tc>
          <w:tcPr>
            <w:tcW w:w="1392" w:type="dxa"/>
            <w:tcBorders>
              <w:top w:val="single" w:sz="4" w:space="0" w:color="auto"/>
            </w:tcBorders>
            <w:vAlign w:val="center"/>
          </w:tcPr>
          <w:p w14:paraId="307899BB" w14:textId="12D34CA9" w:rsidR="001226FA" w:rsidRDefault="001226FA" w:rsidP="001226FA">
            <w:pPr>
              <w:jc w:val="center"/>
              <w:rPr>
                <w:rFonts w:eastAsiaTheme="minorEastAsia"/>
              </w:rPr>
            </w:pPr>
            <w:r>
              <w:rPr>
                <w:rFonts w:eastAsiaTheme="minorEastAsia"/>
              </w:rPr>
              <w:t>Karst forest</w:t>
            </w:r>
          </w:p>
        </w:tc>
        <w:tc>
          <w:tcPr>
            <w:tcW w:w="1096" w:type="dxa"/>
            <w:tcBorders>
              <w:top w:val="single" w:sz="4" w:space="0" w:color="auto"/>
            </w:tcBorders>
            <w:vAlign w:val="center"/>
          </w:tcPr>
          <w:p w14:paraId="7C788EB1" w14:textId="77777777" w:rsidR="001226FA" w:rsidRDefault="001226FA" w:rsidP="001226FA">
            <w:pPr>
              <w:jc w:val="center"/>
              <w:rPr>
                <w:rFonts w:eastAsiaTheme="minorEastAsia"/>
              </w:rPr>
            </w:pPr>
          </w:p>
        </w:tc>
        <w:tc>
          <w:tcPr>
            <w:tcW w:w="1395" w:type="dxa"/>
            <w:tcBorders>
              <w:top w:val="single" w:sz="4" w:space="0" w:color="auto"/>
            </w:tcBorders>
            <w:vAlign w:val="center"/>
          </w:tcPr>
          <w:p w14:paraId="44CBEF41" w14:textId="6D6951EB" w:rsidR="001226FA" w:rsidRDefault="001226FA" w:rsidP="001226FA">
            <w:pPr>
              <w:jc w:val="center"/>
              <w:rPr>
                <w:rFonts w:eastAsiaTheme="minorEastAsia"/>
              </w:rPr>
            </w:pPr>
            <w:r>
              <w:rPr>
                <w:rFonts w:eastAsiaTheme="minorEastAsia"/>
              </w:rPr>
              <w:t>6-7</w:t>
            </w:r>
          </w:p>
        </w:tc>
        <w:tc>
          <w:tcPr>
            <w:tcW w:w="1395" w:type="dxa"/>
            <w:tcBorders>
              <w:top w:val="single" w:sz="4" w:space="0" w:color="auto"/>
            </w:tcBorders>
            <w:vAlign w:val="center"/>
          </w:tcPr>
          <w:p w14:paraId="5EA666EE" w14:textId="77777777" w:rsidR="001226FA" w:rsidRDefault="001226FA" w:rsidP="001226FA">
            <w:pPr>
              <w:jc w:val="center"/>
              <w:rPr>
                <w:rFonts w:eastAsiaTheme="minorEastAsia"/>
              </w:rPr>
            </w:pPr>
          </w:p>
        </w:tc>
        <w:tc>
          <w:tcPr>
            <w:tcW w:w="1395" w:type="dxa"/>
            <w:tcBorders>
              <w:top w:val="single" w:sz="4" w:space="0" w:color="auto"/>
            </w:tcBorders>
            <w:vAlign w:val="center"/>
          </w:tcPr>
          <w:p w14:paraId="0A8DE01D" w14:textId="6FC9E080" w:rsidR="001226FA" w:rsidRDefault="001226FA" w:rsidP="001226FA">
            <w:pPr>
              <w:jc w:val="center"/>
              <w:rPr>
                <w:rFonts w:eastAsiaTheme="minorEastAsia"/>
              </w:rPr>
            </w:pPr>
            <w:r>
              <w:rPr>
                <w:rFonts w:eastAsiaTheme="minorEastAsia"/>
              </w:rPr>
              <w:t>0.79</w:t>
            </w:r>
          </w:p>
        </w:tc>
        <w:tc>
          <w:tcPr>
            <w:tcW w:w="1395" w:type="dxa"/>
            <w:tcBorders>
              <w:top w:val="single" w:sz="4" w:space="0" w:color="auto"/>
            </w:tcBorders>
            <w:vAlign w:val="center"/>
          </w:tcPr>
          <w:p w14:paraId="30C79BE4" w14:textId="4861D05B" w:rsidR="001226FA" w:rsidRDefault="001226FA" w:rsidP="001226FA">
            <w:pPr>
              <w:jc w:val="center"/>
              <w:rPr>
                <w:rFonts w:eastAsiaTheme="minorEastAsia"/>
              </w:rPr>
            </w:pPr>
          </w:p>
        </w:tc>
        <w:tc>
          <w:tcPr>
            <w:tcW w:w="1395" w:type="dxa"/>
            <w:tcBorders>
              <w:top w:val="single" w:sz="4" w:space="0" w:color="auto"/>
            </w:tcBorders>
            <w:vAlign w:val="center"/>
          </w:tcPr>
          <w:p w14:paraId="74B45517" w14:textId="77777777" w:rsidR="001226FA" w:rsidRDefault="001226FA" w:rsidP="001226FA">
            <w:pPr>
              <w:jc w:val="center"/>
              <w:rPr>
                <w:rFonts w:eastAsiaTheme="minorEastAsia"/>
              </w:rPr>
            </w:pPr>
          </w:p>
        </w:tc>
      </w:tr>
      <w:tr w:rsidR="001226FA" w14:paraId="7E70D435" w14:textId="77777777" w:rsidTr="00E47218">
        <w:tc>
          <w:tcPr>
            <w:tcW w:w="1392" w:type="dxa"/>
            <w:vAlign w:val="center"/>
          </w:tcPr>
          <w:p w14:paraId="37AE49AA" w14:textId="6EEB3016" w:rsidR="001226FA" w:rsidRDefault="001226FA" w:rsidP="001226FA">
            <w:pPr>
              <w:jc w:val="center"/>
              <w:rPr>
                <w:rFonts w:eastAsiaTheme="minorEastAsia"/>
              </w:rPr>
            </w:pPr>
            <w:r>
              <w:rPr>
                <w:rFonts w:eastAsiaTheme="minorEastAsia"/>
              </w:rPr>
              <w:t>Rainforest</w:t>
            </w:r>
          </w:p>
        </w:tc>
        <w:tc>
          <w:tcPr>
            <w:tcW w:w="1096" w:type="dxa"/>
            <w:vAlign w:val="center"/>
          </w:tcPr>
          <w:p w14:paraId="026D632B" w14:textId="77777777" w:rsidR="001226FA" w:rsidRDefault="001226FA" w:rsidP="001226FA">
            <w:pPr>
              <w:jc w:val="center"/>
              <w:rPr>
                <w:rFonts w:eastAsiaTheme="minorEastAsia"/>
              </w:rPr>
            </w:pPr>
          </w:p>
        </w:tc>
        <w:tc>
          <w:tcPr>
            <w:tcW w:w="1395" w:type="dxa"/>
            <w:vAlign w:val="center"/>
          </w:tcPr>
          <w:p w14:paraId="01DC45BE" w14:textId="380712EA" w:rsidR="001226FA" w:rsidRDefault="001226FA" w:rsidP="001226FA">
            <w:pPr>
              <w:jc w:val="center"/>
              <w:rPr>
                <w:rFonts w:eastAsiaTheme="minorEastAsia"/>
              </w:rPr>
            </w:pPr>
            <w:r>
              <w:rPr>
                <w:rFonts w:eastAsiaTheme="minorEastAsia"/>
              </w:rPr>
              <w:t>1-2</w:t>
            </w:r>
          </w:p>
        </w:tc>
        <w:tc>
          <w:tcPr>
            <w:tcW w:w="1395" w:type="dxa"/>
            <w:vAlign w:val="center"/>
          </w:tcPr>
          <w:p w14:paraId="7A6C3E3F" w14:textId="77777777" w:rsidR="001226FA" w:rsidRDefault="001226FA" w:rsidP="001226FA">
            <w:pPr>
              <w:jc w:val="center"/>
              <w:rPr>
                <w:rFonts w:eastAsiaTheme="minorEastAsia"/>
              </w:rPr>
            </w:pPr>
          </w:p>
        </w:tc>
        <w:tc>
          <w:tcPr>
            <w:tcW w:w="1395" w:type="dxa"/>
            <w:vAlign w:val="center"/>
          </w:tcPr>
          <w:p w14:paraId="1E6430EE" w14:textId="7CD83108" w:rsidR="001226FA" w:rsidRDefault="001226FA" w:rsidP="001226FA">
            <w:pPr>
              <w:jc w:val="center"/>
              <w:rPr>
                <w:rFonts w:eastAsiaTheme="minorEastAsia"/>
              </w:rPr>
            </w:pPr>
            <w:r>
              <w:rPr>
                <w:rFonts w:eastAsiaTheme="minorEastAsia"/>
              </w:rPr>
              <w:t>10.3</w:t>
            </w:r>
          </w:p>
        </w:tc>
        <w:tc>
          <w:tcPr>
            <w:tcW w:w="1395" w:type="dxa"/>
            <w:vAlign w:val="center"/>
          </w:tcPr>
          <w:p w14:paraId="259CE7E2" w14:textId="1F952E14" w:rsidR="001226FA" w:rsidRDefault="001226FA" w:rsidP="001226FA">
            <w:pPr>
              <w:jc w:val="center"/>
              <w:rPr>
                <w:rFonts w:eastAsiaTheme="minorEastAsia"/>
              </w:rPr>
            </w:pPr>
          </w:p>
        </w:tc>
        <w:tc>
          <w:tcPr>
            <w:tcW w:w="1395" w:type="dxa"/>
            <w:vAlign w:val="center"/>
          </w:tcPr>
          <w:p w14:paraId="0F78905D" w14:textId="77777777" w:rsidR="001226FA" w:rsidRDefault="001226FA" w:rsidP="001226FA">
            <w:pPr>
              <w:jc w:val="center"/>
              <w:rPr>
                <w:rFonts w:eastAsiaTheme="minorEastAsia"/>
              </w:rPr>
            </w:pPr>
          </w:p>
        </w:tc>
      </w:tr>
      <w:tr w:rsidR="001226FA" w14:paraId="4422A929" w14:textId="77777777" w:rsidTr="00E47218">
        <w:tc>
          <w:tcPr>
            <w:tcW w:w="1392" w:type="dxa"/>
            <w:vAlign w:val="center"/>
          </w:tcPr>
          <w:p w14:paraId="498A0005" w14:textId="7668912B" w:rsidR="001226FA" w:rsidRDefault="001226FA" w:rsidP="001226FA">
            <w:pPr>
              <w:jc w:val="center"/>
              <w:rPr>
                <w:rFonts w:eastAsiaTheme="minorEastAsia"/>
              </w:rPr>
            </w:pPr>
            <w:r>
              <w:rPr>
                <w:rFonts w:eastAsiaTheme="minorEastAsia"/>
              </w:rPr>
              <w:t>Urban</w:t>
            </w:r>
          </w:p>
        </w:tc>
        <w:tc>
          <w:tcPr>
            <w:tcW w:w="1096" w:type="dxa"/>
            <w:vAlign w:val="center"/>
          </w:tcPr>
          <w:p w14:paraId="4F06E20F" w14:textId="77777777" w:rsidR="001226FA" w:rsidRDefault="001226FA" w:rsidP="001226FA">
            <w:pPr>
              <w:jc w:val="center"/>
              <w:rPr>
                <w:rFonts w:eastAsiaTheme="minorEastAsia"/>
              </w:rPr>
            </w:pPr>
          </w:p>
        </w:tc>
        <w:tc>
          <w:tcPr>
            <w:tcW w:w="1395" w:type="dxa"/>
            <w:vAlign w:val="center"/>
          </w:tcPr>
          <w:p w14:paraId="1570F953" w14:textId="39821907" w:rsidR="001226FA" w:rsidRDefault="001226FA" w:rsidP="001226FA">
            <w:pPr>
              <w:jc w:val="center"/>
              <w:rPr>
                <w:rFonts w:eastAsiaTheme="minorEastAsia"/>
              </w:rPr>
            </w:pPr>
            <w:r>
              <w:rPr>
                <w:rFonts w:eastAsiaTheme="minorEastAsia"/>
              </w:rPr>
              <w:t>1-3</w:t>
            </w:r>
          </w:p>
        </w:tc>
        <w:tc>
          <w:tcPr>
            <w:tcW w:w="1395" w:type="dxa"/>
            <w:vAlign w:val="center"/>
          </w:tcPr>
          <w:p w14:paraId="2A199B7A" w14:textId="77777777" w:rsidR="001226FA" w:rsidRDefault="001226FA" w:rsidP="001226FA">
            <w:pPr>
              <w:jc w:val="center"/>
              <w:rPr>
                <w:rFonts w:eastAsiaTheme="minorEastAsia"/>
              </w:rPr>
            </w:pPr>
          </w:p>
        </w:tc>
        <w:tc>
          <w:tcPr>
            <w:tcW w:w="1395" w:type="dxa"/>
            <w:vAlign w:val="center"/>
          </w:tcPr>
          <w:p w14:paraId="5011662F" w14:textId="7931C356" w:rsidR="001226FA" w:rsidRDefault="001226FA" w:rsidP="001226FA">
            <w:pPr>
              <w:jc w:val="center"/>
              <w:rPr>
                <w:rFonts w:eastAsiaTheme="minorEastAsia"/>
              </w:rPr>
            </w:pPr>
            <w:r>
              <w:rPr>
                <w:rFonts w:eastAsiaTheme="minorEastAsia"/>
              </w:rPr>
              <w:t>4.07</w:t>
            </w:r>
          </w:p>
        </w:tc>
        <w:tc>
          <w:tcPr>
            <w:tcW w:w="1395" w:type="dxa"/>
            <w:vAlign w:val="center"/>
          </w:tcPr>
          <w:p w14:paraId="336E653F" w14:textId="09C12043" w:rsidR="001226FA" w:rsidRDefault="001226FA" w:rsidP="001226FA">
            <w:pPr>
              <w:jc w:val="center"/>
              <w:rPr>
                <w:rFonts w:eastAsiaTheme="minorEastAsia"/>
              </w:rPr>
            </w:pPr>
          </w:p>
        </w:tc>
        <w:tc>
          <w:tcPr>
            <w:tcW w:w="1395" w:type="dxa"/>
            <w:vAlign w:val="center"/>
          </w:tcPr>
          <w:p w14:paraId="2D2EF821" w14:textId="77777777" w:rsidR="001226FA" w:rsidRDefault="001226FA" w:rsidP="001226FA">
            <w:pPr>
              <w:jc w:val="center"/>
              <w:rPr>
                <w:rFonts w:eastAsiaTheme="minorEastAsia"/>
              </w:rPr>
            </w:pPr>
          </w:p>
        </w:tc>
      </w:tr>
    </w:tbl>
    <w:p w14:paraId="1277EDC3" w14:textId="77777777" w:rsidR="003F4E81" w:rsidRDefault="003F4E81" w:rsidP="003F4E81">
      <w:pPr>
        <w:spacing w:after="0" w:line="240" w:lineRule="auto"/>
        <w:rPr>
          <w:rFonts w:eastAsiaTheme="minorEastAsia"/>
        </w:rPr>
      </w:pPr>
    </w:p>
    <w:p w14:paraId="76DD8F6D" w14:textId="5755DD15" w:rsidR="001226FA" w:rsidRDefault="003F4E81" w:rsidP="003F4E81">
      <w:pPr>
        <w:spacing w:after="0" w:line="240" w:lineRule="auto"/>
        <w:rPr>
          <w:rFonts w:eastAsiaTheme="minorEastAsia"/>
        </w:rPr>
      </w:pPr>
      <w:r>
        <w:rPr>
          <w:rFonts w:eastAsiaTheme="minorEastAsia"/>
        </w:rPr>
        <w:t>The final population size depends in part on the initial population size, so we present projection results as the change in population size from the first year</w:t>
      </w:r>
      <w:r w:rsidR="00E47218">
        <w:rPr>
          <w:rFonts w:eastAsiaTheme="minorEastAsia"/>
        </w:rPr>
        <w:t>.</w:t>
      </w:r>
    </w:p>
    <w:p w14:paraId="7B488AB0" w14:textId="77777777" w:rsidR="00217027" w:rsidRDefault="00217027" w:rsidP="00217027">
      <w:pPr>
        <w:spacing w:after="0" w:line="240" w:lineRule="auto"/>
        <w:rPr>
          <w:rFonts w:eastAsiaTheme="minorEastAsia"/>
        </w:rPr>
      </w:pPr>
    </w:p>
    <w:p w14:paraId="716B21C3" w14:textId="6319979F" w:rsidR="00217027" w:rsidRDefault="00217027" w:rsidP="005C00B2">
      <w:pPr>
        <w:spacing w:after="0" w:line="240" w:lineRule="auto"/>
        <w:rPr>
          <w:rFonts w:eastAsiaTheme="minorEastAsia"/>
        </w:rPr>
      </w:pPr>
      <w:r>
        <w:rPr>
          <w:rFonts w:eastAsiaTheme="minorEastAsia"/>
        </w:rPr>
        <w:t xml:space="preserve">At the expert meeting described above the team approximated the average value of each rate, but we did not conduct a formal elicitation to obtain estimates of uncertainty in those estimates. To incorporate uncertainty in our estimates of the average demographic rates, we assumed the average value of each parameter varied by </w:t>
      </w:r>
      <w:r>
        <w:rPr>
          <w:rFonts w:eastAsiaTheme="minorEastAsia" w:cstheme="minorHAnsi"/>
        </w:rPr>
        <w:t>±</w:t>
      </w:r>
      <w:r>
        <w:rPr>
          <w:rFonts w:eastAsiaTheme="minorEastAsia"/>
        </w:rPr>
        <w:t xml:space="preserve">15% for each iteration of the projection. For each transition probability, we randomly drew an average value for each iteration from a Beta distribution, using the method-of-moments method to calculate the shape parameters. For the fecundity rates, we randomly drew an average value from a Log-normal distribution. </w:t>
      </w:r>
    </w:p>
    <w:p w14:paraId="54A7C042" w14:textId="77777777" w:rsidR="001226FA" w:rsidRDefault="001226FA" w:rsidP="005C00B2">
      <w:pPr>
        <w:spacing w:after="0" w:line="240" w:lineRule="auto"/>
        <w:rPr>
          <w:rFonts w:eastAsiaTheme="minorEastAsia"/>
        </w:rPr>
      </w:pPr>
    </w:p>
    <w:p w14:paraId="0DD895BA" w14:textId="0EC45489" w:rsidR="002A06B5" w:rsidRDefault="002A06B5" w:rsidP="005C00B2">
      <w:pPr>
        <w:spacing w:after="0" w:line="240" w:lineRule="auto"/>
        <w:rPr>
          <w:rFonts w:eastAsiaTheme="minorEastAsia"/>
        </w:rPr>
      </w:pPr>
      <w:r>
        <w:rPr>
          <w:rFonts w:eastAsiaTheme="minorEastAsia"/>
          <w:i/>
        </w:rPr>
        <w:t>Sensitivity Analysis</w:t>
      </w:r>
    </w:p>
    <w:p w14:paraId="5EE29185" w14:textId="6C35DAEC" w:rsidR="00E27F39" w:rsidRDefault="002A06B5" w:rsidP="005C00B2">
      <w:pPr>
        <w:spacing w:after="0" w:line="240" w:lineRule="auto"/>
        <w:rPr>
          <w:rFonts w:eastAsiaTheme="minorEastAsia"/>
        </w:rPr>
      </w:pPr>
      <w:r>
        <w:rPr>
          <w:rFonts w:eastAsiaTheme="minorEastAsia"/>
        </w:rPr>
        <w:t xml:space="preserve">Most of the demographic rates used in this model have not been empirically estimated for this population, therefore we relied on approximation by the expert team. To evaluate the sensitivity of model outputs to </w:t>
      </w:r>
      <w:r w:rsidR="009013A4">
        <w:rPr>
          <w:rFonts w:eastAsiaTheme="minorEastAsia"/>
        </w:rPr>
        <w:t xml:space="preserve">these </w:t>
      </w:r>
      <w:r>
        <w:rPr>
          <w:rFonts w:eastAsiaTheme="minorEastAsia"/>
        </w:rPr>
        <w:t xml:space="preserve">input values, we ran simulations in which we </w:t>
      </w:r>
      <w:r w:rsidR="009013A4">
        <w:rPr>
          <w:rFonts w:eastAsiaTheme="minorEastAsia"/>
        </w:rPr>
        <w:t>randomly drew values for survival and fecundity from a wide range of possible values</w:t>
      </w:r>
      <w:r w:rsidR="00E27F39">
        <w:rPr>
          <w:rFonts w:eastAsiaTheme="minorEastAsia"/>
        </w:rPr>
        <w:t xml:space="preserve"> (Table 3)</w:t>
      </w:r>
      <w:r w:rsidR="009013A4">
        <w:rPr>
          <w:rFonts w:eastAsiaTheme="minorEastAsia"/>
        </w:rPr>
        <w:t>.</w:t>
      </w:r>
      <w:r w:rsidR="00E27F39">
        <w:rPr>
          <w:rFonts w:eastAsiaTheme="minorEastAsia"/>
        </w:rPr>
        <w:t xml:space="preserve"> We randomly drew 1000 values for each rate (iterations) and replicated the population projection for each combination of demographic rates 1000 times (replications). For each replicated projection we calculated the average population growth rate (</w:t>
      </w:r>
      <w:r w:rsidR="00E27F39">
        <w:rPr>
          <w:rFonts w:eastAsiaTheme="minorEastAsia" w:cstheme="minorHAnsi"/>
        </w:rPr>
        <w:t>λ</w:t>
      </w:r>
      <w:r w:rsidR="00E27F39">
        <w:rPr>
          <w:rFonts w:eastAsiaTheme="minorEastAsia"/>
        </w:rPr>
        <w:t xml:space="preserve">) by calculating the year-specific population growth rates and finding the geometric mean. We used a linear regression model to estimate the effect of each demographic rate on average </w:t>
      </w:r>
      <w:r w:rsidR="00E27F39">
        <w:rPr>
          <w:rFonts w:eastAsiaTheme="minorEastAsia" w:cstheme="minorHAnsi"/>
        </w:rPr>
        <w:t xml:space="preserve">λ and found that </w:t>
      </w:r>
      <w:r w:rsidR="000C5842">
        <w:rPr>
          <w:rFonts w:eastAsiaTheme="minorEastAsia" w:cstheme="minorHAnsi"/>
        </w:rPr>
        <w:t>all four survival probabilities had a stronger effect on population growth rate than fecundity (Table 3).</w:t>
      </w:r>
    </w:p>
    <w:p w14:paraId="4720B6C4" w14:textId="77777777" w:rsidR="00E27F39" w:rsidRDefault="00E27F39" w:rsidP="005C00B2">
      <w:pPr>
        <w:spacing w:after="0" w:line="240" w:lineRule="auto"/>
        <w:rPr>
          <w:rFonts w:eastAsiaTheme="minorEastAsia"/>
        </w:rPr>
      </w:pPr>
    </w:p>
    <w:p w14:paraId="04A64CAB" w14:textId="7ACEF9EE" w:rsidR="00E27F39" w:rsidRDefault="00E27F39" w:rsidP="005C00B2">
      <w:pPr>
        <w:spacing w:after="0" w:line="240" w:lineRule="auto"/>
        <w:rPr>
          <w:rFonts w:eastAsiaTheme="minorEastAsia"/>
        </w:rPr>
      </w:pPr>
      <w:r w:rsidRPr="002A6EAC">
        <w:rPr>
          <w:rFonts w:eastAsiaTheme="minorEastAsia"/>
          <w:b/>
          <w:bCs/>
        </w:rPr>
        <w:lastRenderedPageBreak/>
        <w:t>Table 3</w:t>
      </w:r>
      <w:r>
        <w:rPr>
          <w:rFonts w:eastAsiaTheme="minorEastAsia"/>
        </w:rPr>
        <w:t xml:space="preserve">. Results of simulation-based sensitivity to demographic rates.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1365"/>
        <w:gridCol w:w="2985"/>
      </w:tblGrid>
      <w:tr w:rsidR="00E27F39" w14:paraId="4C0F8FF8" w14:textId="77777777" w:rsidTr="00E27F39">
        <w:trPr>
          <w:jc w:val="center"/>
        </w:trPr>
        <w:tc>
          <w:tcPr>
            <w:tcW w:w="1938" w:type="dxa"/>
            <w:tcBorders>
              <w:top w:val="single" w:sz="4" w:space="0" w:color="auto"/>
              <w:bottom w:val="single" w:sz="4" w:space="0" w:color="auto"/>
            </w:tcBorders>
            <w:vAlign w:val="center"/>
          </w:tcPr>
          <w:p w14:paraId="2E365F64" w14:textId="3DC92EBA" w:rsidR="00E27F39" w:rsidRDefault="00E27F39" w:rsidP="00E27F39">
            <w:pPr>
              <w:jc w:val="center"/>
              <w:rPr>
                <w:rFonts w:eastAsiaTheme="minorEastAsia"/>
              </w:rPr>
            </w:pPr>
            <w:r>
              <w:rPr>
                <w:rFonts w:eastAsiaTheme="minorEastAsia"/>
              </w:rPr>
              <w:t>Demographic rate</w:t>
            </w:r>
          </w:p>
        </w:tc>
        <w:tc>
          <w:tcPr>
            <w:tcW w:w="1365" w:type="dxa"/>
            <w:tcBorders>
              <w:top w:val="single" w:sz="4" w:space="0" w:color="auto"/>
              <w:bottom w:val="single" w:sz="4" w:space="0" w:color="auto"/>
            </w:tcBorders>
            <w:vAlign w:val="center"/>
          </w:tcPr>
          <w:p w14:paraId="76F652DF" w14:textId="40626297" w:rsidR="00E27F39" w:rsidRDefault="00E27F39" w:rsidP="00E27F39">
            <w:pPr>
              <w:jc w:val="center"/>
              <w:rPr>
                <w:rFonts w:eastAsiaTheme="minorEastAsia"/>
              </w:rPr>
            </w:pPr>
            <w:r>
              <w:rPr>
                <w:rFonts w:eastAsiaTheme="minorEastAsia"/>
              </w:rPr>
              <w:t>Input range</w:t>
            </w:r>
          </w:p>
        </w:tc>
        <w:tc>
          <w:tcPr>
            <w:tcW w:w="2985" w:type="dxa"/>
            <w:tcBorders>
              <w:top w:val="single" w:sz="4" w:space="0" w:color="auto"/>
              <w:bottom w:val="single" w:sz="4" w:space="0" w:color="auto"/>
            </w:tcBorders>
            <w:vAlign w:val="center"/>
          </w:tcPr>
          <w:p w14:paraId="62D62328" w14:textId="7F77D8BB" w:rsidR="00E27F39" w:rsidRDefault="00E27F39" w:rsidP="00E27F39">
            <w:pPr>
              <w:jc w:val="center"/>
              <w:rPr>
                <w:rFonts w:eastAsiaTheme="minorEastAsia"/>
              </w:rPr>
            </w:pPr>
            <w:r>
              <w:rPr>
                <w:rFonts w:eastAsiaTheme="minorEastAsia"/>
              </w:rPr>
              <w:t xml:space="preserve">Estimated effect on average </w:t>
            </w:r>
            <w:r>
              <w:rPr>
                <w:rFonts w:eastAsiaTheme="minorEastAsia" w:cstheme="minorHAnsi"/>
              </w:rPr>
              <w:t>λ</w:t>
            </w:r>
          </w:p>
        </w:tc>
      </w:tr>
      <w:tr w:rsidR="00E27F39" w14:paraId="341E4F36" w14:textId="77777777" w:rsidTr="007124D8">
        <w:trPr>
          <w:jc w:val="center"/>
        </w:trPr>
        <w:tc>
          <w:tcPr>
            <w:tcW w:w="1938" w:type="dxa"/>
            <w:tcBorders>
              <w:top w:val="single" w:sz="4" w:space="0" w:color="auto"/>
            </w:tcBorders>
            <w:vAlign w:val="bottom"/>
          </w:tcPr>
          <w:p w14:paraId="0C130027" w14:textId="1C034022" w:rsidR="00E27F39" w:rsidRDefault="000C5842" w:rsidP="00E27F39">
            <w:pPr>
              <w:jc w:val="center"/>
              <w:rPr>
                <w:rFonts w:eastAsiaTheme="minorEastAsia"/>
              </w:rPr>
            </w:pPr>
            <w:r>
              <w:rPr>
                <w:rFonts w:ascii="Calibri" w:hAnsi="Calibri" w:cs="Calibri"/>
                <w:color w:val="000000"/>
              </w:rPr>
              <w:t>Fecundity</w:t>
            </w:r>
          </w:p>
        </w:tc>
        <w:tc>
          <w:tcPr>
            <w:tcW w:w="1365" w:type="dxa"/>
            <w:tcBorders>
              <w:top w:val="single" w:sz="4" w:space="0" w:color="auto"/>
            </w:tcBorders>
            <w:vAlign w:val="center"/>
          </w:tcPr>
          <w:p w14:paraId="4FF99097" w14:textId="629F062E" w:rsidR="00E27F39" w:rsidRDefault="000C5842" w:rsidP="00E27F39">
            <w:pPr>
              <w:jc w:val="center"/>
              <w:rPr>
                <w:rFonts w:eastAsiaTheme="minorEastAsia"/>
              </w:rPr>
            </w:pPr>
            <w:r>
              <w:rPr>
                <w:rFonts w:eastAsiaTheme="minorEastAsia"/>
              </w:rPr>
              <w:t>1 – 20</w:t>
            </w:r>
          </w:p>
        </w:tc>
        <w:tc>
          <w:tcPr>
            <w:tcW w:w="2985" w:type="dxa"/>
            <w:tcBorders>
              <w:top w:val="single" w:sz="4" w:space="0" w:color="auto"/>
            </w:tcBorders>
            <w:vAlign w:val="bottom"/>
          </w:tcPr>
          <w:p w14:paraId="342CC214" w14:textId="6BC69D6F" w:rsidR="00E27F39" w:rsidRDefault="000C5842" w:rsidP="00E27F39">
            <w:pPr>
              <w:jc w:val="center"/>
              <w:rPr>
                <w:rFonts w:eastAsiaTheme="minorEastAsia"/>
              </w:rPr>
            </w:pPr>
            <w:r>
              <w:rPr>
                <w:rFonts w:eastAsiaTheme="minorEastAsia"/>
              </w:rPr>
              <w:t xml:space="preserve">0.015 </w:t>
            </w:r>
            <w:r>
              <w:rPr>
                <w:rFonts w:ascii="Calibri" w:eastAsiaTheme="minorEastAsia" w:hAnsi="Calibri" w:cs="Calibri"/>
              </w:rPr>
              <w:t>± 0.0000174</w:t>
            </w:r>
          </w:p>
        </w:tc>
      </w:tr>
      <w:tr w:rsidR="00E27F39" w14:paraId="00BA458F" w14:textId="77777777" w:rsidTr="007124D8">
        <w:trPr>
          <w:jc w:val="center"/>
        </w:trPr>
        <w:tc>
          <w:tcPr>
            <w:tcW w:w="1938" w:type="dxa"/>
            <w:vAlign w:val="bottom"/>
          </w:tcPr>
          <w:p w14:paraId="09D18B36" w14:textId="3C8D63CA" w:rsidR="00E27F39" w:rsidRDefault="000C5842" w:rsidP="00E27F39">
            <w:pPr>
              <w:jc w:val="center"/>
              <w:rPr>
                <w:rFonts w:eastAsiaTheme="minorEastAsia"/>
              </w:rPr>
            </w:pPr>
            <w:r>
              <w:rPr>
                <w:rFonts w:eastAsiaTheme="minorEastAsia"/>
              </w:rPr>
              <w:t>Young Survival</w:t>
            </w:r>
          </w:p>
        </w:tc>
        <w:tc>
          <w:tcPr>
            <w:tcW w:w="1365" w:type="dxa"/>
            <w:vAlign w:val="center"/>
          </w:tcPr>
          <w:p w14:paraId="46D639C2" w14:textId="2CE0E376" w:rsidR="00E27F39" w:rsidRDefault="00E27F39" w:rsidP="00E27F39">
            <w:pPr>
              <w:jc w:val="center"/>
              <w:rPr>
                <w:rFonts w:eastAsiaTheme="minorEastAsia"/>
              </w:rPr>
            </w:pPr>
            <w:r>
              <w:rPr>
                <w:rFonts w:eastAsiaTheme="minorEastAsia"/>
              </w:rPr>
              <w:t>0.01 – 0.99</w:t>
            </w:r>
          </w:p>
        </w:tc>
        <w:tc>
          <w:tcPr>
            <w:tcW w:w="2985" w:type="dxa"/>
            <w:vAlign w:val="bottom"/>
          </w:tcPr>
          <w:p w14:paraId="2372A896" w14:textId="16F73C82" w:rsidR="00E27F39" w:rsidRDefault="000C5842" w:rsidP="00E27F39">
            <w:pPr>
              <w:jc w:val="center"/>
              <w:rPr>
                <w:rFonts w:eastAsiaTheme="minorEastAsia"/>
              </w:rPr>
            </w:pPr>
            <w:r>
              <w:rPr>
                <w:rFonts w:eastAsiaTheme="minorEastAsia"/>
              </w:rPr>
              <w:t xml:space="preserve">0.387 </w:t>
            </w:r>
            <w:r>
              <w:rPr>
                <w:rFonts w:ascii="Calibri" w:eastAsiaTheme="minorEastAsia" w:hAnsi="Calibri" w:cs="Calibri"/>
              </w:rPr>
              <w:t>± 0.000341</w:t>
            </w:r>
          </w:p>
        </w:tc>
      </w:tr>
      <w:tr w:rsidR="00E27F39" w14:paraId="03793115" w14:textId="77777777" w:rsidTr="007124D8">
        <w:trPr>
          <w:jc w:val="center"/>
        </w:trPr>
        <w:tc>
          <w:tcPr>
            <w:tcW w:w="1938" w:type="dxa"/>
            <w:vAlign w:val="bottom"/>
          </w:tcPr>
          <w:p w14:paraId="050B21DF" w14:textId="04E37C7C" w:rsidR="00E27F39" w:rsidRDefault="000C5842" w:rsidP="00E27F39">
            <w:pPr>
              <w:jc w:val="center"/>
              <w:rPr>
                <w:rFonts w:eastAsiaTheme="minorEastAsia"/>
              </w:rPr>
            </w:pPr>
            <w:r>
              <w:rPr>
                <w:rFonts w:ascii="Calibri" w:hAnsi="Calibri" w:cs="Calibri"/>
                <w:color w:val="000000"/>
              </w:rPr>
              <w:t>Juvenile Survival</w:t>
            </w:r>
          </w:p>
        </w:tc>
        <w:tc>
          <w:tcPr>
            <w:tcW w:w="1365" w:type="dxa"/>
            <w:vAlign w:val="center"/>
          </w:tcPr>
          <w:p w14:paraId="171F0DDB" w14:textId="518D85E0" w:rsidR="00E27F39" w:rsidRDefault="00E27F39" w:rsidP="00E27F39">
            <w:pPr>
              <w:jc w:val="center"/>
              <w:rPr>
                <w:rFonts w:eastAsiaTheme="minorEastAsia"/>
              </w:rPr>
            </w:pPr>
            <w:r>
              <w:rPr>
                <w:rFonts w:eastAsiaTheme="minorEastAsia"/>
              </w:rPr>
              <w:t>0.01 – 0.99</w:t>
            </w:r>
          </w:p>
        </w:tc>
        <w:tc>
          <w:tcPr>
            <w:tcW w:w="2985" w:type="dxa"/>
            <w:vAlign w:val="bottom"/>
          </w:tcPr>
          <w:p w14:paraId="1D633F1E" w14:textId="57A74558" w:rsidR="00E27F39" w:rsidRDefault="000C5842" w:rsidP="00E27F39">
            <w:pPr>
              <w:jc w:val="center"/>
              <w:rPr>
                <w:rFonts w:eastAsiaTheme="minorEastAsia"/>
              </w:rPr>
            </w:pPr>
            <w:r>
              <w:rPr>
                <w:rFonts w:eastAsiaTheme="minorEastAsia"/>
              </w:rPr>
              <w:t xml:space="preserve">0.428 </w:t>
            </w:r>
            <w:r>
              <w:rPr>
                <w:rFonts w:ascii="Calibri" w:eastAsiaTheme="minorEastAsia" w:hAnsi="Calibri" w:cs="Calibri"/>
              </w:rPr>
              <w:t>± 0.000353</w:t>
            </w:r>
          </w:p>
        </w:tc>
      </w:tr>
      <w:tr w:rsidR="00E27F39" w14:paraId="7D6A86CE" w14:textId="77777777" w:rsidTr="007124D8">
        <w:trPr>
          <w:jc w:val="center"/>
        </w:trPr>
        <w:tc>
          <w:tcPr>
            <w:tcW w:w="1938" w:type="dxa"/>
            <w:vAlign w:val="bottom"/>
          </w:tcPr>
          <w:p w14:paraId="5B5CADBF" w14:textId="7282B3FD" w:rsidR="00E27F39" w:rsidRDefault="000C5842" w:rsidP="00E27F39">
            <w:pPr>
              <w:jc w:val="center"/>
              <w:rPr>
                <w:rFonts w:eastAsiaTheme="minorEastAsia"/>
              </w:rPr>
            </w:pPr>
            <w:r>
              <w:rPr>
                <w:rFonts w:ascii="Calibri" w:hAnsi="Calibri" w:cs="Calibri"/>
                <w:color w:val="000000"/>
              </w:rPr>
              <w:t>Subadult Survival</w:t>
            </w:r>
          </w:p>
        </w:tc>
        <w:tc>
          <w:tcPr>
            <w:tcW w:w="1365" w:type="dxa"/>
            <w:vAlign w:val="center"/>
          </w:tcPr>
          <w:p w14:paraId="0D825E4B" w14:textId="3D55B0FA" w:rsidR="00E27F39" w:rsidRDefault="00E27F39" w:rsidP="00E27F39">
            <w:pPr>
              <w:jc w:val="center"/>
              <w:rPr>
                <w:rFonts w:eastAsiaTheme="minorEastAsia"/>
              </w:rPr>
            </w:pPr>
            <w:r>
              <w:rPr>
                <w:rFonts w:eastAsiaTheme="minorEastAsia"/>
              </w:rPr>
              <w:t>0.01 – 0.99</w:t>
            </w:r>
          </w:p>
        </w:tc>
        <w:tc>
          <w:tcPr>
            <w:tcW w:w="2985" w:type="dxa"/>
            <w:vAlign w:val="bottom"/>
          </w:tcPr>
          <w:p w14:paraId="5D6817EB" w14:textId="4F82F4F1" w:rsidR="00E27F39" w:rsidRDefault="000C5842" w:rsidP="00E27F39">
            <w:pPr>
              <w:jc w:val="center"/>
              <w:rPr>
                <w:rFonts w:eastAsiaTheme="minorEastAsia"/>
              </w:rPr>
            </w:pPr>
            <w:r>
              <w:rPr>
                <w:rFonts w:eastAsiaTheme="minorEastAsia"/>
              </w:rPr>
              <w:t xml:space="preserve">0.411 </w:t>
            </w:r>
            <w:r>
              <w:rPr>
                <w:rFonts w:ascii="Calibri" w:eastAsiaTheme="minorEastAsia" w:hAnsi="Calibri" w:cs="Calibri"/>
              </w:rPr>
              <w:t>± 0.000341</w:t>
            </w:r>
          </w:p>
        </w:tc>
      </w:tr>
      <w:tr w:rsidR="000C5842" w14:paraId="02771296" w14:textId="77777777" w:rsidTr="007124D8">
        <w:trPr>
          <w:jc w:val="center"/>
        </w:trPr>
        <w:tc>
          <w:tcPr>
            <w:tcW w:w="1938" w:type="dxa"/>
            <w:vAlign w:val="bottom"/>
          </w:tcPr>
          <w:p w14:paraId="684604AA" w14:textId="503E6483" w:rsidR="000C5842" w:rsidRDefault="000C5842" w:rsidP="000C5842">
            <w:pPr>
              <w:jc w:val="center"/>
              <w:rPr>
                <w:rFonts w:eastAsiaTheme="minorEastAsia"/>
              </w:rPr>
            </w:pPr>
            <w:r>
              <w:rPr>
                <w:rFonts w:ascii="Calibri" w:hAnsi="Calibri" w:cs="Calibri"/>
                <w:color w:val="000000"/>
              </w:rPr>
              <w:t>Adult Survival</w:t>
            </w:r>
          </w:p>
        </w:tc>
        <w:tc>
          <w:tcPr>
            <w:tcW w:w="1365" w:type="dxa"/>
            <w:vAlign w:val="center"/>
          </w:tcPr>
          <w:p w14:paraId="612DCD5D" w14:textId="6652F7D1" w:rsidR="000C5842" w:rsidRDefault="000C5842" w:rsidP="000C5842">
            <w:pPr>
              <w:jc w:val="center"/>
              <w:rPr>
                <w:rFonts w:eastAsiaTheme="minorEastAsia"/>
              </w:rPr>
            </w:pPr>
            <w:r>
              <w:rPr>
                <w:rFonts w:eastAsiaTheme="minorEastAsia"/>
              </w:rPr>
              <w:t>0.01 – 0.99</w:t>
            </w:r>
          </w:p>
        </w:tc>
        <w:tc>
          <w:tcPr>
            <w:tcW w:w="2985" w:type="dxa"/>
            <w:vAlign w:val="bottom"/>
          </w:tcPr>
          <w:p w14:paraId="352C604C" w14:textId="03DB5EE1" w:rsidR="000C5842" w:rsidRDefault="000C5842" w:rsidP="000C5842">
            <w:pPr>
              <w:jc w:val="center"/>
              <w:rPr>
                <w:rFonts w:eastAsiaTheme="minorEastAsia"/>
              </w:rPr>
            </w:pPr>
            <w:r>
              <w:rPr>
                <w:rFonts w:eastAsiaTheme="minorEastAsia"/>
              </w:rPr>
              <w:t xml:space="preserve">0.346 </w:t>
            </w:r>
            <w:r>
              <w:rPr>
                <w:rFonts w:ascii="Calibri" w:eastAsiaTheme="minorEastAsia" w:hAnsi="Calibri" w:cs="Calibri"/>
              </w:rPr>
              <w:t>± 0.000347</w:t>
            </w:r>
          </w:p>
        </w:tc>
      </w:tr>
    </w:tbl>
    <w:p w14:paraId="45887AE1" w14:textId="6B25D4FB" w:rsidR="00E27F39" w:rsidRDefault="00E27F39" w:rsidP="005C00B2">
      <w:pPr>
        <w:spacing w:after="0" w:line="240" w:lineRule="auto"/>
        <w:rPr>
          <w:rFonts w:eastAsiaTheme="minorEastAsia"/>
        </w:rPr>
      </w:pPr>
    </w:p>
    <w:p w14:paraId="25688F41" w14:textId="44DEEF59" w:rsidR="000E73D4" w:rsidRDefault="000E73D4" w:rsidP="005C00B2">
      <w:pPr>
        <w:spacing w:after="0" w:line="240" w:lineRule="auto"/>
        <w:rPr>
          <w:rFonts w:eastAsiaTheme="minorEastAsia"/>
        </w:rPr>
      </w:pPr>
      <w:r>
        <w:rPr>
          <w:rFonts w:eastAsiaTheme="minorEastAsia"/>
        </w:rPr>
        <w:t xml:space="preserve">For each iteration we also calculated the probability of population increase and decrease by finding the proportion of replicates in which the average population growth rate was greater than one and the proportion in which </w:t>
      </w:r>
      <w:r>
        <w:rPr>
          <w:rFonts w:eastAsiaTheme="minorEastAsia" w:cstheme="minorHAnsi"/>
        </w:rPr>
        <w:t>λ</w:t>
      </w:r>
      <w:r>
        <w:rPr>
          <w:rFonts w:eastAsiaTheme="minorEastAsia"/>
        </w:rPr>
        <w:t xml:space="preserve"> was less than one, respectively. </w:t>
      </w:r>
      <w:r w:rsidR="009A3897">
        <w:rPr>
          <w:rFonts w:eastAsiaTheme="minorEastAsia"/>
        </w:rPr>
        <w:t xml:space="preserve">We calculated the probability of quasi-extinction for each iteration by finding the proportion of replicates in which the population size in the final year was less than 50 individuals. </w:t>
      </w:r>
    </w:p>
    <w:p w14:paraId="16812ECE" w14:textId="77777777" w:rsidR="004641A5" w:rsidRDefault="009013A4" w:rsidP="00E27F39">
      <w:pPr>
        <w:spacing w:after="0" w:line="240" w:lineRule="auto"/>
        <w:rPr>
          <w:rFonts w:eastAsiaTheme="minorEastAsia"/>
          <w:noProof/>
        </w:rPr>
      </w:pPr>
      <w:r>
        <w:rPr>
          <w:rFonts w:eastAsiaTheme="minorEastAsia"/>
        </w:rPr>
        <w:t xml:space="preserve"> </w:t>
      </w:r>
    </w:p>
    <w:p w14:paraId="50185E6C" w14:textId="77777777" w:rsidR="004641A5" w:rsidRDefault="004641A5">
      <w:pPr>
        <w:rPr>
          <w:rFonts w:eastAsiaTheme="minorEastAsia"/>
          <w:noProof/>
        </w:rPr>
      </w:pPr>
      <w:r>
        <w:rPr>
          <w:rFonts w:eastAsiaTheme="minorEastAsia"/>
          <w:noProof/>
        </w:rPr>
        <w:br w:type="page"/>
      </w:r>
    </w:p>
    <w:p w14:paraId="6E4486AF" w14:textId="74ED5665" w:rsidR="002A06B5" w:rsidRDefault="000C5842" w:rsidP="00E27F39">
      <w:pPr>
        <w:spacing w:after="0" w:line="240" w:lineRule="auto"/>
        <w:rPr>
          <w:rFonts w:eastAsiaTheme="minorEastAsia"/>
        </w:rPr>
      </w:pPr>
      <w:r>
        <w:rPr>
          <w:rFonts w:eastAsiaTheme="minorEastAsia"/>
          <w:noProof/>
        </w:rPr>
        <w:lastRenderedPageBreak/>
        <w:drawing>
          <wp:inline distT="0" distB="0" distL="0" distR="0" wp14:anchorId="216A07FB" wp14:editId="4A444997">
            <wp:extent cx="6556375" cy="3933825"/>
            <wp:effectExtent l="0" t="0" r="0" b="952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_lambd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56375" cy="3933825"/>
                    </a:xfrm>
                    <a:prstGeom prst="rect">
                      <a:avLst/>
                    </a:prstGeom>
                  </pic:spPr>
                </pic:pic>
              </a:graphicData>
            </a:graphic>
          </wp:inline>
        </w:drawing>
      </w:r>
    </w:p>
    <w:p w14:paraId="7351B93C" w14:textId="578BDE5F" w:rsidR="000C5842" w:rsidRDefault="000C5842" w:rsidP="00E27F39">
      <w:pPr>
        <w:spacing w:after="0" w:line="240" w:lineRule="auto"/>
        <w:rPr>
          <w:rFonts w:eastAsiaTheme="minorEastAsia"/>
        </w:rPr>
      </w:pPr>
      <w:r w:rsidRPr="002A6EAC">
        <w:rPr>
          <w:rFonts w:eastAsiaTheme="minorEastAsia"/>
          <w:b/>
          <w:bCs/>
        </w:rPr>
        <w:t xml:space="preserve">Figure </w:t>
      </w:r>
      <w:r w:rsidR="005E1952" w:rsidRPr="002A6EAC">
        <w:rPr>
          <w:rFonts w:eastAsiaTheme="minorEastAsia"/>
          <w:b/>
          <w:bCs/>
        </w:rPr>
        <w:t>2</w:t>
      </w:r>
      <w:r>
        <w:rPr>
          <w:rFonts w:eastAsiaTheme="minorEastAsia"/>
        </w:rPr>
        <w:t xml:space="preserve">. </w:t>
      </w:r>
      <w:r w:rsidR="005E1952">
        <w:rPr>
          <w:rFonts w:eastAsiaTheme="minorEastAsia"/>
        </w:rPr>
        <w:t>Relationships between average population growth rate and the value of each demographic rates. Points represent median average population growth rate (</w:t>
      </w:r>
      <w:r w:rsidR="005E1952">
        <w:rPr>
          <w:rFonts w:eastAsiaTheme="minorEastAsia" w:cstheme="minorHAnsi"/>
        </w:rPr>
        <w:t>λ</w:t>
      </w:r>
      <w:r w:rsidR="005E1952">
        <w:rPr>
          <w:rFonts w:eastAsiaTheme="minorEastAsia"/>
        </w:rPr>
        <w:t xml:space="preserve">) for 1000 replications at each value and vertical lines represent the 95% </w:t>
      </w:r>
      <w:commentRangeStart w:id="29"/>
      <w:r w:rsidR="005E1952">
        <w:rPr>
          <w:rFonts w:eastAsiaTheme="minorEastAsia"/>
        </w:rPr>
        <w:t>quantiles</w:t>
      </w:r>
      <w:commentRangeEnd w:id="29"/>
      <w:r w:rsidR="00F42CD8">
        <w:rPr>
          <w:rStyle w:val="CommentReference"/>
        </w:rPr>
        <w:commentReference w:id="29"/>
      </w:r>
      <w:r w:rsidR="005E1952">
        <w:rPr>
          <w:rFonts w:eastAsiaTheme="minorEastAsia"/>
        </w:rPr>
        <w:t xml:space="preserve">. </w:t>
      </w:r>
    </w:p>
    <w:p w14:paraId="0E643244" w14:textId="34E9269B" w:rsidR="005E1952" w:rsidRDefault="005E1952" w:rsidP="00E27F39">
      <w:pPr>
        <w:spacing w:after="0" w:line="240" w:lineRule="auto"/>
        <w:rPr>
          <w:rFonts w:eastAsiaTheme="minorEastAsia"/>
        </w:rPr>
      </w:pPr>
    </w:p>
    <w:p w14:paraId="6F7AE238" w14:textId="521E5ABD" w:rsidR="005E1952" w:rsidRDefault="005E1952" w:rsidP="00E27F39">
      <w:pPr>
        <w:spacing w:after="0" w:line="240" w:lineRule="auto"/>
        <w:rPr>
          <w:rFonts w:eastAsiaTheme="minorEastAsia"/>
        </w:rPr>
      </w:pPr>
      <w:r>
        <w:rPr>
          <w:rFonts w:eastAsiaTheme="minorEastAsia"/>
          <w:noProof/>
        </w:rPr>
        <w:lastRenderedPageBreak/>
        <w:drawing>
          <wp:inline distT="0" distB="0" distL="0" distR="0" wp14:anchorId="34E2866B" wp14:editId="530E33FA">
            <wp:extent cx="6540500" cy="39243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s_pinc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40500" cy="3924300"/>
                    </a:xfrm>
                    <a:prstGeom prst="rect">
                      <a:avLst/>
                    </a:prstGeom>
                  </pic:spPr>
                </pic:pic>
              </a:graphicData>
            </a:graphic>
          </wp:inline>
        </w:drawing>
      </w:r>
    </w:p>
    <w:p w14:paraId="718BDC8C" w14:textId="4B693EA1" w:rsidR="005E1952" w:rsidRDefault="005E1952" w:rsidP="00E27F39">
      <w:pPr>
        <w:spacing w:after="0" w:line="240" w:lineRule="auto"/>
        <w:rPr>
          <w:rFonts w:eastAsiaTheme="minorEastAsia"/>
        </w:rPr>
      </w:pPr>
      <w:r w:rsidRPr="002A6EAC">
        <w:rPr>
          <w:rFonts w:eastAsiaTheme="minorEastAsia"/>
          <w:b/>
          <w:bCs/>
        </w:rPr>
        <w:t>Figure 3</w:t>
      </w:r>
      <w:r>
        <w:rPr>
          <w:rFonts w:eastAsiaTheme="minorEastAsia"/>
        </w:rPr>
        <w:t xml:space="preserve">. Relationship between the probability that the population </w:t>
      </w:r>
      <w:r w:rsidR="00121CE4">
        <w:rPr>
          <w:rFonts w:eastAsiaTheme="minorEastAsia"/>
        </w:rPr>
        <w:t xml:space="preserve">size </w:t>
      </w:r>
      <w:r>
        <w:rPr>
          <w:rFonts w:eastAsiaTheme="minorEastAsia"/>
        </w:rPr>
        <w:t>will increase over a 30-year period and the value of each demographic rate. Points represent the proportion of 1000 replicates at each value in which the average population growth rate was greater than 1. Smoothed lines show the median probability over the range of input values.</w:t>
      </w:r>
    </w:p>
    <w:p w14:paraId="3CEBF286" w14:textId="42C3DB5E" w:rsidR="005E1952" w:rsidRDefault="005E1952" w:rsidP="00E27F39">
      <w:pPr>
        <w:spacing w:after="0" w:line="240" w:lineRule="auto"/>
        <w:rPr>
          <w:rFonts w:eastAsiaTheme="minorEastAsia"/>
        </w:rPr>
      </w:pPr>
    </w:p>
    <w:p w14:paraId="6EC37312" w14:textId="5140BA3E" w:rsidR="005E1952" w:rsidRDefault="005E1952" w:rsidP="00E27F39">
      <w:pPr>
        <w:spacing w:after="0" w:line="240" w:lineRule="auto"/>
        <w:rPr>
          <w:rFonts w:eastAsiaTheme="minorEastAsia"/>
        </w:rPr>
      </w:pPr>
      <w:r>
        <w:rPr>
          <w:rFonts w:eastAsiaTheme="minorEastAsia"/>
          <w:noProof/>
        </w:rPr>
        <w:lastRenderedPageBreak/>
        <w:drawing>
          <wp:inline distT="0" distB="0" distL="0" distR="0" wp14:anchorId="35586E2C" wp14:editId="32A9B5EC">
            <wp:extent cx="6696075" cy="4017645"/>
            <wp:effectExtent l="0" t="0" r="9525" b="190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s_pdec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96075" cy="4017645"/>
                    </a:xfrm>
                    <a:prstGeom prst="rect">
                      <a:avLst/>
                    </a:prstGeom>
                  </pic:spPr>
                </pic:pic>
              </a:graphicData>
            </a:graphic>
          </wp:inline>
        </w:drawing>
      </w:r>
    </w:p>
    <w:p w14:paraId="18294ED9" w14:textId="256E8A24" w:rsidR="005E1952" w:rsidRDefault="005E1952" w:rsidP="005E1952">
      <w:pPr>
        <w:spacing w:after="0" w:line="240" w:lineRule="auto"/>
        <w:rPr>
          <w:rFonts w:eastAsiaTheme="minorEastAsia"/>
        </w:rPr>
      </w:pPr>
      <w:r w:rsidRPr="002A6EAC">
        <w:rPr>
          <w:rFonts w:eastAsiaTheme="minorEastAsia"/>
          <w:b/>
          <w:bCs/>
        </w:rPr>
        <w:t>Figure 4</w:t>
      </w:r>
      <w:r>
        <w:rPr>
          <w:rFonts w:eastAsiaTheme="minorEastAsia"/>
        </w:rPr>
        <w:t xml:space="preserve">. Relationship between the probability that the population </w:t>
      </w:r>
      <w:r w:rsidR="00121CE4">
        <w:rPr>
          <w:rFonts w:eastAsiaTheme="minorEastAsia"/>
        </w:rPr>
        <w:t xml:space="preserve">size </w:t>
      </w:r>
      <w:r>
        <w:rPr>
          <w:rFonts w:eastAsiaTheme="minorEastAsia"/>
        </w:rPr>
        <w:t>will decrease over a 30-year period and the value of each demographic rate. Points represent the proportion of 1000 replicates at each value in which the average population growth rate was less than 1. Smoothed lines show the median probability over the range of input values.</w:t>
      </w:r>
    </w:p>
    <w:p w14:paraId="3B35BE88" w14:textId="28DA7B62" w:rsidR="005E1952" w:rsidRDefault="005E1952" w:rsidP="00E27F39">
      <w:pPr>
        <w:spacing w:after="0" w:line="240" w:lineRule="auto"/>
        <w:rPr>
          <w:rFonts w:eastAsiaTheme="minorEastAsia"/>
        </w:rPr>
      </w:pPr>
    </w:p>
    <w:p w14:paraId="60BC1E84" w14:textId="77777777" w:rsidR="009A3897" w:rsidRDefault="009A3897" w:rsidP="00E27F39">
      <w:pPr>
        <w:spacing w:after="0" w:line="240" w:lineRule="auto"/>
        <w:rPr>
          <w:rFonts w:eastAsiaTheme="minorEastAsia"/>
        </w:rPr>
      </w:pPr>
    </w:p>
    <w:p w14:paraId="2E721F41" w14:textId="244A1475" w:rsidR="000E73D4" w:rsidRPr="002A06B5" w:rsidRDefault="005869C9" w:rsidP="00E27F39">
      <w:pPr>
        <w:spacing w:after="0" w:line="240" w:lineRule="auto"/>
        <w:rPr>
          <w:rFonts w:eastAsiaTheme="minorEastAsia"/>
        </w:rPr>
      </w:pPr>
      <w:r>
        <w:rPr>
          <w:rFonts w:eastAsiaTheme="minorEastAsia"/>
          <w:noProof/>
        </w:rPr>
        <w:lastRenderedPageBreak/>
        <w:drawing>
          <wp:inline distT="0" distB="0" distL="0" distR="0" wp14:anchorId="48FF8A3F" wp14:editId="16B8875F">
            <wp:extent cx="6638925" cy="3983355"/>
            <wp:effectExtent l="0" t="0" r="952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_pex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8925" cy="3983355"/>
                    </a:xfrm>
                    <a:prstGeom prst="rect">
                      <a:avLst/>
                    </a:prstGeom>
                  </pic:spPr>
                </pic:pic>
              </a:graphicData>
            </a:graphic>
          </wp:inline>
        </w:drawing>
      </w:r>
    </w:p>
    <w:p w14:paraId="76E1D7A4" w14:textId="6C316CCA" w:rsidR="009A3897" w:rsidRDefault="009A3897" w:rsidP="009A3897">
      <w:pPr>
        <w:spacing w:after="0" w:line="240" w:lineRule="auto"/>
        <w:rPr>
          <w:rFonts w:eastAsiaTheme="minorEastAsia"/>
        </w:rPr>
      </w:pPr>
      <w:r w:rsidRPr="002A6EAC">
        <w:rPr>
          <w:rFonts w:eastAsiaTheme="minorEastAsia"/>
          <w:b/>
          <w:bCs/>
        </w:rPr>
        <w:t>Figure 5</w:t>
      </w:r>
      <w:r>
        <w:rPr>
          <w:rFonts w:eastAsiaTheme="minorEastAsia"/>
        </w:rPr>
        <w:t>. Relationship between the probability that the population will reach a quasi-extinction threshold of 50 individuals</w:t>
      </w:r>
      <w:r w:rsidR="007B4DC8">
        <w:rPr>
          <w:rFonts w:eastAsiaTheme="minorEastAsia"/>
        </w:rPr>
        <w:t xml:space="preserve"> in 30 years</w:t>
      </w:r>
      <w:r>
        <w:rPr>
          <w:rFonts w:eastAsiaTheme="minorEastAsia"/>
        </w:rPr>
        <w:t xml:space="preserve"> and the value of each demographic rate. Points represent the proportion of 1000 replicates at each value in which population size in the final year was less than the quasi-extinction threshold. Smoothed lines show the median probability over the range of input values.</w:t>
      </w:r>
    </w:p>
    <w:p w14:paraId="0B47AC77" w14:textId="386CABA1" w:rsidR="005869C9" w:rsidRDefault="005869C9" w:rsidP="009A3897">
      <w:pPr>
        <w:spacing w:after="0" w:line="240" w:lineRule="auto"/>
        <w:rPr>
          <w:rFonts w:eastAsiaTheme="minorEastAsia"/>
        </w:rPr>
      </w:pPr>
    </w:p>
    <w:p w14:paraId="3C010818" w14:textId="4578A2E1" w:rsidR="005869C9" w:rsidRDefault="005869C9" w:rsidP="009A3897">
      <w:pPr>
        <w:spacing w:after="0" w:line="240" w:lineRule="auto"/>
        <w:rPr>
          <w:rFonts w:eastAsiaTheme="minorEastAsia"/>
        </w:rPr>
      </w:pPr>
      <w:r>
        <w:rPr>
          <w:rFonts w:eastAsiaTheme="minorEastAsia"/>
        </w:rPr>
        <w:t>Quasi-extinction probability was strongly influenced by adult survival</w:t>
      </w:r>
      <w:r w:rsidR="007B4DC8">
        <w:rPr>
          <w:rFonts w:eastAsiaTheme="minorEastAsia"/>
        </w:rPr>
        <w:t>; t</w:t>
      </w:r>
      <w:r>
        <w:rPr>
          <w:rFonts w:eastAsiaTheme="minorEastAsia"/>
        </w:rPr>
        <w:t>he probability of quasi-extinction was less than 5% for all iterations in which adult survival was greater than 0.89.</w:t>
      </w:r>
      <w:r w:rsidR="007B4DC8">
        <w:rPr>
          <w:rFonts w:eastAsiaTheme="minorEastAsia"/>
        </w:rPr>
        <w:t xml:space="preserve"> However, this result is also tied to the choice of a time horizon (here, 30 years). Even if the population is declining, when adult survival is very high there is a higher probability that at least some individuals will persist. </w:t>
      </w:r>
    </w:p>
    <w:p w14:paraId="37803974" w14:textId="3A243F90" w:rsidR="009A3897" w:rsidRDefault="009A3897" w:rsidP="005C00B2">
      <w:pPr>
        <w:spacing w:after="0" w:line="240" w:lineRule="auto"/>
        <w:rPr>
          <w:rFonts w:eastAsiaTheme="minorEastAsia"/>
        </w:rPr>
      </w:pPr>
    </w:p>
    <w:p w14:paraId="1BA74FBB" w14:textId="77777777" w:rsidR="009A3897" w:rsidRDefault="009A3897" w:rsidP="005C00B2">
      <w:pPr>
        <w:spacing w:after="0" w:line="240" w:lineRule="auto"/>
        <w:rPr>
          <w:rFonts w:eastAsiaTheme="minorEastAsia"/>
        </w:rPr>
      </w:pPr>
    </w:p>
    <w:p w14:paraId="2C1CDC80" w14:textId="642BD792" w:rsidR="00015663" w:rsidRDefault="00015663" w:rsidP="005C00B2">
      <w:pPr>
        <w:spacing w:after="0" w:line="240" w:lineRule="auto"/>
        <w:rPr>
          <w:rFonts w:eastAsiaTheme="minorEastAsia"/>
        </w:rPr>
      </w:pPr>
      <w:r>
        <w:rPr>
          <w:rFonts w:eastAsiaTheme="minorEastAsia"/>
          <w:i/>
        </w:rPr>
        <w:t>Density Dependence</w:t>
      </w:r>
    </w:p>
    <w:p w14:paraId="764E9447" w14:textId="0A3E1E62" w:rsidR="00384D34" w:rsidRDefault="002A06B5" w:rsidP="005C00B2">
      <w:pPr>
        <w:spacing w:after="0" w:line="240" w:lineRule="auto"/>
        <w:rPr>
          <w:rFonts w:eastAsiaTheme="minorEastAsia"/>
        </w:rPr>
      </w:pPr>
      <w:r>
        <w:rPr>
          <w:rFonts w:eastAsiaTheme="minorEastAsia"/>
        </w:rPr>
        <w:t xml:space="preserve">Most wildlife populations face constraints on the maximum number of individuals that can be supported by local resources. We imposed density dependence on this population in the form of a simple population ceiling. </w:t>
      </w:r>
      <w:r w:rsidR="00AB31CA">
        <w:rPr>
          <w:rFonts w:eastAsiaTheme="minorEastAsia"/>
        </w:rPr>
        <w:t xml:space="preserve">The PR GAP Analysis used occurrence records to map habitat across Puerto Rico and estimated 414,379 ha of habitat. </w:t>
      </w:r>
      <w:r w:rsidR="00384D34">
        <w:rPr>
          <w:rFonts w:eastAsiaTheme="minorEastAsia"/>
        </w:rPr>
        <w:t>However, no records of PR boa exist at elevations above 750m</w:t>
      </w:r>
      <w:r w:rsidR="00394B9E">
        <w:rPr>
          <w:rFonts w:eastAsiaTheme="minorEastAsia"/>
        </w:rPr>
        <w:t xml:space="preserve"> (J.P. Zegarra pers. comm.),</w:t>
      </w:r>
      <w:r w:rsidR="00384D34">
        <w:rPr>
          <w:rFonts w:eastAsiaTheme="minorEastAsia"/>
        </w:rPr>
        <w:t xml:space="preserve"> so we only considered areas below 750m to be suitable habitat, which totals 389,223.6 ha. </w:t>
      </w:r>
    </w:p>
    <w:p w14:paraId="4705BDFD" w14:textId="77777777" w:rsidR="00384D34" w:rsidRDefault="00384D34" w:rsidP="005C00B2">
      <w:pPr>
        <w:spacing w:after="0" w:line="240" w:lineRule="auto"/>
        <w:rPr>
          <w:rFonts w:eastAsiaTheme="minorEastAsia"/>
        </w:rPr>
      </w:pPr>
    </w:p>
    <w:p w14:paraId="00F9EA90" w14:textId="458564DA" w:rsidR="00015663" w:rsidRDefault="00AB31CA" w:rsidP="005C00B2">
      <w:pPr>
        <w:spacing w:after="0" w:line="240" w:lineRule="auto"/>
        <w:rPr>
          <w:rFonts w:eastAsiaTheme="minorEastAsia"/>
        </w:rPr>
      </w:pPr>
      <w:commentRangeStart w:id="30"/>
      <w:r>
        <w:rPr>
          <w:rFonts w:eastAsiaTheme="minorEastAsia"/>
        </w:rPr>
        <w:t xml:space="preserve">Published estimates of PR boa density range from 1-6 </w:t>
      </w:r>
      <w:r>
        <w:rPr>
          <w:rFonts w:eastAsiaTheme="minorEastAsia"/>
        </w:rPr>
        <w:fldChar w:fldCharType="begin" w:fldLock="1"/>
      </w:r>
      <w:r w:rsidR="004641A5">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Pr>
          <w:rFonts w:eastAsiaTheme="minorEastAsia"/>
        </w:rPr>
        <w:fldChar w:fldCharType="separate"/>
      </w:r>
      <w:r w:rsidR="00E47218" w:rsidRPr="00E47218">
        <w:rPr>
          <w:rFonts w:eastAsiaTheme="minorEastAsia"/>
          <w:noProof/>
        </w:rPr>
        <w:t>(Mulero-Oliveras 2019)</w:t>
      </w:r>
      <w:r>
        <w:rPr>
          <w:rFonts w:eastAsiaTheme="minorEastAsia"/>
        </w:rPr>
        <w:fldChar w:fldCharType="end"/>
      </w:r>
      <w:r>
        <w:rPr>
          <w:rFonts w:eastAsiaTheme="minorEastAsia"/>
        </w:rPr>
        <w:t>. If all available habitat was used, this would correspond to a maximum population size ranging from 414,379</w:t>
      </w:r>
      <w:r w:rsidR="009F54BD">
        <w:rPr>
          <w:rFonts w:eastAsiaTheme="minorEastAsia"/>
        </w:rPr>
        <w:t xml:space="preserve"> to </w:t>
      </w:r>
      <w:r>
        <w:rPr>
          <w:rFonts w:eastAsiaTheme="minorEastAsia"/>
        </w:rPr>
        <w:t>2,486,275 individuals</w:t>
      </w:r>
      <w:commentRangeEnd w:id="30"/>
      <w:r w:rsidR="004801F2">
        <w:rPr>
          <w:rStyle w:val="CommentReference"/>
        </w:rPr>
        <w:commentReference w:id="30"/>
      </w:r>
      <w:r>
        <w:rPr>
          <w:rFonts w:eastAsiaTheme="minorEastAsia"/>
        </w:rPr>
        <w:t xml:space="preserve">.  </w:t>
      </w:r>
      <w:r w:rsidR="00972F5D">
        <w:rPr>
          <w:rFonts w:eastAsiaTheme="minorEastAsia"/>
        </w:rPr>
        <w:t xml:space="preserve">For each model replication, we randomly drew a population ceiling from a Uniform distribution bounded by this minimum and maximum. </w:t>
      </w:r>
      <w:r w:rsidR="009F54BD">
        <w:rPr>
          <w:rFonts w:eastAsiaTheme="minorEastAsia"/>
        </w:rPr>
        <w:t xml:space="preserve">We assumed that reproduction would cease if the ceiling was reached, </w:t>
      </w:r>
      <w:commentRangeStart w:id="31"/>
      <w:r w:rsidR="009F54BD">
        <w:rPr>
          <w:rFonts w:eastAsiaTheme="minorEastAsia"/>
        </w:rPr>
        <w:t xml:space="preserve">and therefore imposed a rule </w:t>
      </w:r>
      <w:commentRangeStart w:id="32"/>
      <w:r w:rsidR="009F54BD">
        <w:rPr>
          <w:rFonts w:eastAsiaTheme="minorEastAsia"/>
        </w:rPr>
        <w:t xml:space="preserve">that set fecundity equal to zero if the total population </w:t>
      </w:r>
      <w:r w:rsidR="009F54BD">
        <w:rPr>
          <w:rFonts w:eastAsiaTheme="minorEastAsia"/>
        </w:rPr>
        <w:lastRenderedPageBreak/>
        <w:t>size reached the ceiling.</w:t>
      </w:r>
      <w:ins w:id="33" w:author="Conor McGowan" w:date="2019-06-04T13:15:00Z">
        <w:r w:rsidR="004342E5">
          <w:rPr>
            <w:rFonts w:eastAsiaTheme="minorEastAsia"/>
          </w:rPr>
          <w:t xml:space="preserve"> This approach is a simplified model of how carrying capacity would affect population demographics. It likely that approaching and exceeding carrying capacity would affect multiple demographic processes, but we have not data to estimate these effects and so implementing a simple fecundity reduction ceiling fu</w:t>
        </w:r>
      </w:ins>
      <w:ins w:id="34" w:author="Conor McGowan" w:date="2019-06-04T13:17:00Z">
        <w:r w:rsidR="004342E5">
          <w:rPr>
            <w:rFonts w:eastAsiaTheme="minorEastAsia"/>
          </w:rPr>
          <w:t>n</w:t>
        </w:r>
      </w:ins>
      <w:ins w:id="35" w:author="Conor McGowan" w:date="2019-06-04T13:15:00Z">
        <w:r w:rsidR="004342E5">
          <w:rPr>
            <w:rFonts w:eastAsiaTheme="minorEastAsia"/>
          </w:rPr>
          <w:t xml:space="preserve">ction </w:t>
        </w:r>
      </w:ins>
      <w:r w:rsidR="009F54BD">
        <w:rPr>
          <w:rFonts w:eastAsiaTheme="minorEastAsia"/>
        </w:rPr>
        <w:t xml:space="preserve"> </w:t>
      </w:r>
      <w:commentRangeEnd w:id="32"/>
      <w:r w:rsidR="009F54BD">
        <w:rPr>
          <w:rStyle w:val="CommentReference"/>
        </w:rPr>
        <w:commentReference w:id="32"/>
      </w:r>
      <w:ins w:id="36" w:author="Conor McGowan" w:date="2019-06-04T13:17:00Z">
        <w:r w:rsidR="004342E5">
          <w:rPr>
            <w:rFonts w:eastAsiaTheme="minorEastAsia"/>
          </w:rPr>
          <w:t>allows us to limit population growth without speculating on the functional form of density dependence (</w:t>
        </w:r>
        <w:commentRangeStart w:id="37"/>
        <w:r w:rsidR="004342E5">
          <w:rPr>
            <w:rFonts w:eastAsiaTheme="minorEastAsia"/>
          </w:rPr>
          <w:t xml:space="preserve">McGowan et. al </w:t>
        </w:r>
      </w:ins>
      <w:commentRangeEnd w:id="37"/>
      <w:ins w:id="38" w:author="Conor McGowan" w:date="2019-06-04T13:18:00Z">
        <w:r w:rsidR="004342E5">
          <w:rPr>
            <w:rStyle w:val="CommentReference"/>
          </w:rPr>
          <w:commentReference w:id="37"/>
        </w:r>
      </w:ins>
      <w:ins w:id="39" w:author="Conor McGowan" w:date="2019-06-04T13:17:00Z">
        <w:r w:rsidR="004342E5">
          <w:rPr>
            <w:rFonts w:eastAsiaTheme="minorEastAsia"/>
          </w:rPr>
          <w:t>2016)</w:t>
        </w:r>
      </w:ins>
    </w:p>
    <w:commentRangeEnd w:id="31"/>
    <w:p w14:paraId="2B3F87AE" w14:textId="3F44EE9C" w:rsidR="00CB2972" w:rsidRDefault="004342E5" w:rsidP="005C00B2">
      <w:pPr>
        <w:spacing w:after="0" w:line="240" w:lineRule="auto"/>
        <w:rPr>
          <w:rFonts w:eastAsiaTheme="minorEastAsia"/>
        </w:rPr>
      </w:pPr>
      <w:r>
        <w:rPr>
          <w:rStyle w:val="CommentReference"/>
        </w:rPr>
        <w:commentReference w:id="31"/>
      </w:r>
    </w:p>
    <w:p w14:paraId="579E4B24" w14:textId="0B944D62" w:rsidR="00CB2972" w:rsidRDefault="00CB2972" w:rsidP="005C00B2">
      <w:pPr>
        <w:spacing w:after="0" w:line="240" w:lineRule="auto"/>
        <w:rPr>
          <w:rFonts w:eastAsiaTheme="minorEastAsia"/>
        </w:rPr>
      </w:pPr>
      <w:r>
        <w:rPr>
          <w:rFonts w:eastAsiaTheme="minorEastAsia"/>
          <w:i/>
        </w:rPr>
        <w:t>Temporal Variation in Demographic Rates</w:t>
      </w:r>
    </w:p>
    <w:p w14:paraId="4402AE2A" w14:textId="013F373C" w:rsidR="00CB2972" w:rsidRPr="00B46480" w:rsidRDefault="00EC2593" w:rsidP="005C00B2">
      <w:pPr>
        <w:spacing w:after="0" w:line="240" w:lineRule="auto"/>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 iteration-specific mean and standard deviation to define the distributions from which annual rates were drawn. Transition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5C00B2">
      <w:pPr>
        <w:spacing w:after="0" w:line="240" w:lineRule="auto"/>
        <w:rPr>
          <w:rFonts w:eastAsiaTheme="minorEastAsia"/>
          <w:i/>
        </w:rPr>
      </w:pPr>
    </w:p>
    <w:p w14:paraId="2F1745E2" w14:textId="53695675" w:rsidR="00CB2972" w:rsidRDefault="00CB2972" w:rsidP="005C00B2">
      <w:pPr>
        <w:spacing w:after="0" w:line="240" w:lineRule="auto"/>
        <w:rPr>
          <w:rFonts w:eastAsiaTheme="minorEastAsia"/>
          <w:i/>
        </w:rPr>
      </w:pPr>
      <w:r>
        <w:rPr>
          <w:rFonts w:eastAsiaTheme="minorEastAsia"/>
          <w:i/>
        </w:rPr>
        <w:t xml:space="preserve">Differences Among Habitat </w:t>
      </w:r>
      <w:commentRangeStart w:id="40"/>
      <w:r>
        <w:rPr>
          <w:rFonts w:eastAsiaTheme="minorEastAsia"/>
          <w:i/>
        </w:rPr>
        <w:t>Types</w:t>
      </w:r>
      <w:commentRangeEnd w:id="40"/>
      <w:r w:rsidR="004801F2">
        <w:rPr>
          <w:rStyle w:val="CommentReference"/>
        </w:rPr>
        <w:commentReference w:id="40"/>
      </w:r>
    </w:p>
    <w:p w14:paraId="0D081189" w14:textId="6C18FF6E" w:rsidR="00CB2972" w:rsidRDefault="00286121" w:rsidP="005C00B2">
      <w:pPr>
        <w:spacing w:after="0" w:line="240" w:lineRule="auto"/>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rural, or urban habitat. Natural habitat was defined as all undeveloped forested land. Rural habitat was defined as low development and agricultural areas. Urban </w:t>
      </w:r>
      <w:r w:rsidR="00DD6D97">
        <w:rPr>
          <w:rFonts w:eastAsiaTheme="minorEastAsia"/>
        </w:rPr>
        <w:t xml:space="preserve">habitat was defined as all medium- to high-development areas. The relative cover of each habitat type was assessed using </w:t>
      </w:r>
      <w:r w:rsidR="006C6308">
        <w:rPr>
          <w:rFonts w:eastAsiaTheme="minorEastAsia"/>
        </w:rPr>
        <w:t>landcover datasets compiled by t</w:t>
      </w:r>
      <w:r w:rsidR="00DD6D97">
        <w:rPr>
          <w:rFonts w:eastAsiaTheme="minorEastAsia"/>
        </w:rPr>
        <w:t xml:space="preserve">he </w:t>
      </w:r>
      <w:r w:rsidR="006C6308">
        <w:rPr>
          <w:rFonts w:eastAsiaTheme="minorEastAsia"/>
        </w:rPr>
        <w:t>Puerto Rico Gap Analysis Project</w:t>
      </w:r>
      <w:r w:rsidR="00E47218">
        <w:rPr>
          <w:rFonts w:eastAsiaTheme="minorEastAsia"/>
        </w:rPr>
        <w:t xml:space="preserve"> </w:t>
      </w:r>
      <w:r w:rsidR="006C6308">
        <w:rPr>
          <w:rFonts w:eastAsiaTheme="minorEastAsia"/>
        </w:rPr>
        <w:fldChar w:fldCharType="begin" w:fldLock="1"/>
      </w:r>
      <w:r w:rsidR="004641A5">
        <w:rPr>
          <w:rFonts w:eastAsiaTheme="minorEastAsia"/>
        </w:rPr>
        <w:instrText>ADDIN CSL_CITATION {"citationItems":[{"id":"ITEM-1","itemData":{"DOI":"10.2737/IITF-GTR-39","abstract":"Gen. Tech. Rep. IITF-GTR-39","author":[{"dropping-particle":"","family":"Gould","given":"W. A.","non-dropping-particle":"","parse-names":false,"suffix":""},{"dropping-particle":"","family":"Alarcon","given":"C.","non-dropping-particle":"","parse-names":false,"suffix":""},{"dropping-particle":"","family":"Fevold","given":"B.","non-dropping-particle":"","parse-names":false,"suffix":""},{"dropping-particle":"","family":"Jimenez","given":"M.E.","non-dropping-particle":"","parse-names":false,"suffix":""},{"dropping-particle":"","family":"Martinuzzi","given":"S.","non-dropping-particle":"","parse-names":false,"suffix":""},{"dropping-particle":"","family":"Potts","given":"G.","non-dropping-particle":"","parse-names":false,"suffix":""},{"dropping-particle":"","family":"Quinones","given":"M.","non-dropping-particle":"","parse-names":false,"suffix":""},{"dropping-particle":"","family":"Solórzano","given":"M.","non-dropping-particle":"","parse-names":false,"suffix":""},{"dropping-particle":"","family":"Ventosa","given":"E.","non-dropping-particle":"","parse-names":false,"suffix":""}],"id":"ITEM-1","issue":"March","issued":{"date-parts":[["2008"]]},"title":"The Puerto Rico Gap Analysis Project Volume 1: land cover, vertebrate species distributions, and land stewardship","type":"report"},"uris":["http://www.mendeley.com/documents/?uuid=66473bca-bcc5-4bb1-a907-33af791c945a"]}],"mendeley":{"formattedCitation":"(Gould et al. 2008)","plainTextFormattedCitation":"(Gould et al. 2008)","previouslyFormattedCitation":"(Gould et al. 2008)"},"properties":{"noteIndex":0},"schema":"https://github.com/citation-style-language/schema/raw/master/csl-citation.json"}</w:instrText>
      </w:r>
      <w:r w:rsidR="006C6308">
        <w:rPr>
          <w:rFonts w:eastAsiaTheme="minorEastAsia"/>
        </w:rPr>
        <w:fldChar w:fldCharType="separate"/>
      </w:r>
      <w:r w:rsidR="00E47218" w:rsidRPr="00E47218">
        <w:rPr>
          <w:rFonts w:eastAsiaTheme="minorEastAsia"/>
          <w:noProof/>
        </w:rPr>
        <w:t>(Gould et al. 2008)</w:t>
      </w:r>
      <w:r w:rsidR="006C6308">
        <w:rPr>
          <w:rFonts w:eastAsiaTheme="minorEastAsia"/>
        </w:rPr>
        <w:fldChar w:fldCharType="end"/>
      </w:r>
      <w:r w:rsidR="006C6308">
        <w:rPr>
          <w:rFonts w:eastAsiaTheme="minorEastAsia"/>
        </w:rPr>
        <w:t>.</w:t>
      </w:r>
      <w:r w:rsidR="00DD6D97">
        <w:rPr>
          <w:rFonts w:eastAsiaTheme="minorEastAsia"/>
        </w:rPr>
        <w:t xml:space="preserve"> </w:t>
      </w:r>
      <w:commentRangeStart w:id="41"/>
      <w:commentRangeStart w:id="42"/>
      <w:r w:rsidR="00DD6D97">
        <w:rPr>
          <w:rFonts w:eastAsiaTheme="minorEastAsia"/>
        </w:rPr>
        <w:t>In more developed areas, boas may experience higher mortality due to human interactions, road strikes, and the occurrence of feral cats. However, there is also a higher density of small prey (e.g. rats)</w:t>
      </w:r>
      <w:commentRangeEnd w:id="42"/>
      <w:r w:rsidR="004342E5">
        <w:rPr>
          <w:rStyle w:val="CommentReference"/>
        </w:rPr>
        <w:commentReference w:id="42"/>
      </w:r>
      <w:r w:rsidR="00DD6D97">
        <w:rPr>
          <w:rFonts w:eastAsiaTheme="minorEastAsia"/>
        </w:rPr>
        <w:t xml:space="preserve">. </w:t>
      </w:r>
      <w:commentRangeEnd w:id="41"/>
      <w:r w:rsidR="0077066C">
        <w:rPr>
          <w:rStyle w:val="CommentReference"/>
        </w:rPr>
        <w:commentReference w:id="41"/>
      </w:r>
      <w:r w:rsidR="00DD6D97">
        <w:rPr>
          <w:rFonts w:eastAsiaTheme="minorEastAsia"/>
        </w:rPr>
        <w:t>Therefore, we assumed that realized demographic rates would be more variable in rural and urban habitats than in natural (baseline) conditions. To include this additional variation, for each iteration we calculated realized rates in developed habitats as the average baseline rate multiplied by a randomly drawn habitat effect. For rural habitat, the habitat effect was drawn from a uniform distribution with a minimum of 0.95 and a maximum of 1.05. For urban habitat, the effect had a minimum of 0.9 and a maximum of 1.1. This effectively allowed the rural and urban rates to vary within 5% or 10% of the natural rates, respectively.</w:t>
      </w:r>
      <w:r w:rsidR="00E47218">
        <w:rPr>
          <w:rFonts w:eastAsiaTheme="minorEastAsia"/>
        </w:rPr>
        <w:t xml:space="preserve"> </w:t>
      </w:r>
    </w:p>
    <w:p w14:paraId="6CECD91B" w14:textId="5551CB95" w:rsidR="00A94E62" w:rsidRDefault="00A94E62" w:rsidP="005C00B2">
      <w:pPr>
        <w:spacing w:after="0" w:line="240" w:lineRule="auto"/>
        <w:rPr>
          <w:rFonts w:eastAsiaTheme="minorEastAsia"/>
        </w:rPr>
      </w:pPr>
    </w:p>
    <w:p w14:paraId="130B266C" w14:textId="09099456" w:rsidR="00A94E62" w:rsidRDefault="00A94E62" w:rsidP="005C00B2">
      <w:pPr>
        <w:spacing w:after="0" w:line="240" w:lineRule="auto"/>
        <w:rPr>
          <w:rFonts w:eastAsiaTheme="minorEastAsia"/>
          <w:i/>
        </w:rPr>
      </w:pPr>
      <w:r>
        <w:rPr>
          <w:rFonts w:eastAsiaTheme="minorEastAsia"/>
          <w:i/>
        </w:rPr>
        <w:t>Effects of Severe Storm Events</w:t>
      </w:r>
    </w:p>
    <w:p w14:paraId="4693CCB4" w14:textId="04119F0F" w:rsidR="00A94E62" w:rsidRPr="00A94E62" w:rsidRDefault="00A94E62" w:rsidP="005C00B2">
      <w:pPr>
        <w:spacing w:after="0" w:line="240" w:lineRule="auto"/>
        <w:rPr>
          <w:rFonts w:eastAsiaTheme="minorEastAsia"/>
        </w:rPr>
      </w:pPr>
      <w:r>
        <w:rPr>
          <w:rFonts w:eastAsiaTheme="minorEastAsia"/>
        </w:rPr>
        <w:t>Severe storms, including hurricanes, have been linked to population declines in PR boa prey, especially bats (</w:t>
      </w:r>
      <w:commentRangeStart w:id="43"/>
      <w:r w:rsidRPr="00A94E62">
        <w:rPr>
          <w:rFonts w:eastAsiaTheme="minorEastAsia"/>
          <w:highlight w:val="yellow"/>
        </w:rPr>
        <w:t>cite</w:t>
      </w:r>
      <w:r>
        <w:rPr>
          <w:rFonts w:eastAsiaTheme="minorEastAsia"/>
        </w:rPr>
        <w:t>)</w:t>
      </w:r>
      <w:commentRangeEnd w:id="43"/>
      <w:r w:rsidR="004342E5">
        <w:rPr>
          <w:rStyle w:val="CommentReference"/>
        </w:rPr>
        <w:commentReference w:id="43"/>
      </w:r>
      <w:r>
        <w:rPr>
          <w:rFonts w:eastAsiaTheme="minorEastAsia"/>
        </w:rPr>
        <w:t xml:space="preserve">. The effect of storms on PR boa is delayed by one or two years. To account for baseline and projected frequencies of hurricanes striking the island, we assumed that storms would result in </w:t>
      </w:r>
      <w:commentRangeStart w:id="44"/>
      <w:r w:rsidRPr="00015663">
        <w:rPr>
          <w:rFonts w:eastAsiaTheme="minorEastAsia"/>
          <w:highlight w:val="yellow"/>
        </w:rPr>
        <w:t>a X% reduction in [demographic rates] for the following X years</w:t>
      </w:r>
      <w:r>
        <w:rPr>
          <w:rFonts w:eastAsiaTheme="minorEastAsia"/>
        </w:rPr>
        <w:t xml:space="preserve">. </w:t>
      </w:r>
      <w:commentRangeEnd w:id="44"/>
      <w:r w:rsidR="00095B13">
        <w:rPr>
          <w:rStyle w:val="CommentReference"/>
        </w:rPr>
        <w:commentReference w:id="44"/>
      </w:r>
      <w:r>
        <w:rPr>
          <w:rFonts w:eastAsiaTheme="minorEastAsia"/>
        </w:rPr>
        <w:t xml:space="preserve">For each year, we determined whether a storm occurred as a random Bernoulli draw with the probability equal to a user-defined input (see </w:t>
      </w:r>
      <w:r w:rsidR="00015663">
        <w:rPr>
          <w:rFonts w:eastAsiaTheme="minorEastAsia"/>
          <w:i/>
        </w:rPr>
        <w:t>Future</w:t>
      </w:r>
      <w:r>
        <w:rPr>
          <w:rFonts w:eastAsiaTheme="minorEastAsia"/>
          <w:i/>
        </w:rPr>
        <w:t xml:space="preserve"> Scenarios</w:t>
      </w:r>
      <w:r>
        <w:rPr>
          <w:rFonts w:eastAsiaTheme="minorEastAsia"/>
        </w:rPr>
        <w:t xml:space="preserve"> below).</w:t>
      </w:r>
    </w:p>
    <w:p w14:paraId="52DAAEF8" w14:textId="2A7747F2" w:rsidR="00A94E62" w:rsidRDefault="00A94E62" w:rsidP="005C00B2">
      <w:pPr>
        <w:spacing w:after="0" w:line="240" w:lineRule="auto"/>
        <w:rPr>
          <w:rFonts w:eastAsiaTheme="minorEastAsia"/>
        </w:rPr>
      </w:pPr>
    </w:p>
    <w:p w14:paraId="76FC70AD" w14:textId="4F8C5B51" w:rsidR="00A94E62" w:rsidRDefault="00015663" w:rsidP="005C00B2">
      <w:pPr>
        <w:spacing w:after="0" w:line="240" w:lineRule="auto"/>
        <w:rPr>
          <w:rFonts w:eastAsiaTheme="minorEastAsia"/>
        </w:rPr>
      </w:pPr>
      <w:r>
        <w:rPr>
          <w:rFonts w:eastAsiaTheme="minorEastAsia"/>
          <w:i/>
        </w:rPr>
        <w:t>Future</w:t>
      </w:r>
      <w:r w:rsidR="00A94E62">
        <w:rPr>
          <w:rFonts w:eastAsiaTheme="minorEastAsia"/>
          <w:i/>
        </w:rPr>
        <w:t xml:space="preserve"> Scenarios</w:t>
      </w:r>
    </w:p>
    <w:p w14:paraId="7F6C581E" w14:textId="1B8AAA69" w:rsidR="00015663" w:rsidRDefault="00A94E62" w:rsidP="00C353EB">
      <w:pPr>
        <w:spacing w:after="0" w:line="240" w:lineRule="auto"/>
        <w:rPr>
          <w:rFonts w:eastAsiaTheme="minorEastAsia"/>
        </w:rPr>
      </w:pPr>
      <w:r>
        <w:rPr>
          <w:rFonts w:eastAsiaTheme="minorEastAsia"/>
        </w:rPr>
        <w:t xml:space="preserve">We </w:t>
      </w:r>
      <w:r w:rsidR="00015663">
        <w:rPr>
          <w:rFonts w:eastAsiaTheme="minorEastAsia"/>
        </w:rPr>
        <w:t xml:space="preserve">considered future scenarios that included changes in land cover and storm frequency. For the baseline scenario, we assumed the relative amount of each land cover type would not change, and the storm frequency </w:t>
      </w:r>
      <w:r w:rsidR="00C353EB">
        <w:rPr>
          <w:rFonts w:eastAsiaTheme="minorEastAsia"/>
        </w:rPr>
        <w:t>would remain constant with historic frequency from the past 100 years. From 1900-2000, 26 hurricanes made landfall in Puerto Rico</w:t>
      </w:r>
      <w:r w:rsidR="002A6EAC">
        <w:rPr>
          <w:rFonts w:eastAsiaTheme="minorEastAsia"/>
        </w:rPr>
        <w:t xml:space="preserve"> </w:t>
      </w:r>
      <w:r w:rsidR="00C353EB">
        <w:rPr>
          <w:rFonts w:eastAsiaTheme="minorEastAsia"/>
        </w:rPr>
        <w:fldChar w:fldCharType="begin" w:fldLock="1"/>
      </w:r>
      <w:r w:rsidR="004641A5">
        <w:rPr>
          <w:rFonts w:eastAsiaTheme="minorEastAsia"/>
        </w:rPr>
        <w:instrText>ADDIN CSL_CITATION {"citationItems":[{"id":"ITEM-1","itemData":{"author":[{"dropping-particle":"","family":"Boose","given":"Emery R.","non-dropping-particle":"","parse-names":false,"suffix":""},{"dropping-particle":"","family":"Serrano","given":"Mayra I.","non-dropping-particle":"","parse-names":false,"suffix":""},{"dropping-particle":"","family":"Foster","given":"David R.","non-dropping-particle":"","parse-names":false,"suffix":""}],"container-title":"Ecological Monographs","id":"ITEM-1","issue":"2","issued":{"date-parts":[["2004"]]},"page":"335-352","title":"Landscape and regional impacts of hurricanes in Puerto Rico","type":"article-journal","volume":"74"},"uris":["http://www.mendeley.com/documents/?uuid=938dfa4c-03e0-4335-808b-22dd94f1c60f"]}],"mendeley":{"formattedCitation":"(Boose et al. 2004)","plainTextFormattedCitation":"(Boose et al. 2004)","previouslyFormattedCitation":"(Boose et al. 2004)"},"properties":{"noteIndex":0},"schema":"https://github.com/citation-style-language/schema/raw/master/csl-citation.json"}</w:instrText>
      </w:r>
      <w:r w:rsidR="00C353EB">
        <w:rPr>
          <w:rFonts w:eastAsiaTheme="minorEastAsia"/>
        </w:rPr>
        <w:fldChar w:fldCharType="separate"/>
      </w:r>
      <w:r w:rsidR="00E47218" w:rsidRPr="00E47218">
        <w:rPr>
          <w:rFonts w:eastAsiaTheme="minorEastAsia"/>
          <w:noProof/>
        </w:rPr>
        <w:t>(Boose et al. 2004)</w:t>
      </w:r>
      <w:r w:rsidR="00C353EB">
        <w:rPr>
          <w:rFonts w:eastAsiaTheme="minorEastAsia"/>
        </w:rPr>
        <w:fldChar w:fldCharType="end"/>
      </w:r>
      <w:r w:rsidR="00C353EB">
        <w:rPr>
          <w:rFonts w:eastAsiaTheme="minorEastAsia"/>
        </w:rPr>
        <w:t xml:space="preserve">, corresponding to a frequency of one storm every 3.8 years. </w:t>
      </w:r>
    </w:p>
    <w:p w14:paraId="0BB6460B" w14:textId="77777777" w:rsidR="00C353EB" w:rsidRDefault="00C353EB" w:rsidP="00C353EB">
      <w:pPr>
        <w:spacing w:after="0" w:line="240" w:lineRule="auto"/>
        <w:rPr>
          <w:rFonts w:eastAsiaTheme="minorEastAsia"/>
        </w:rPr>
      </w:pPr>
    </w:p>
    <w:p w14:paraId="5B13B001" w14:textId="5698157B" w:rsidR="00015663" w:rsidRDefault="00015663" w:rsidP="00015663">
      <w:pPr>
        <w:spacing w:after="0" w:line="240" w:lineRule="auto"/>
        <w:rPr>
          <w:rFonts w:eastAsiaTheme="minorEastAsia"/>
        </w:rPr>
      </w:pPr>
      <w:r>
        <w:rPr>
          <w:rFonts w:eastAsiaTheme="minorEastAsia"/>
          <w:i/>
        </w:rPr>
        <w:t>Population Projection</w:t>
      </w:r>
    </w:p>
    <w:p w14:paraId="1D53F24E" w14:textId="0EACA2C7" w:rsidR="00015663" w:rsidRDefault="00015663" w:rsidP="00015663">
      <w:pPr>
        <w:spacing w:after="0" w:line="240" w:lineRule="auto"/>
        <w:rPr>
          <w:rFonts w:eastAsiaTheme="minorEastAsia"/>
        </w:rPr>
      </w:pPr>
      <w:r>
        <w:rPr>
          <w:rFonts w:eastAsiaTheme="minorEastAsia"/>
        </w:rPr>
        <w:t xml:space="preserve">For each iteration, we drew the initial population size and average demographic rates. The initial population size in each habitat type was equal to the iteration initial population size multiplied by the relative cover of that type (i.e. the proportion of the available habitat in that type). We projected each </w:t>
      </w:r>
      <w:r>
        <w:rPr>
          <w:rFonts w:eastAsiaTheme="minorEastAsia"/>
        </w:rPr>
        <w:lastRenderedPageBreak/>
        <w:t>population for 30 years, starting in the stable stage distribution. For each year, we calculated realized 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We also tracked whether the population fell below a quasi-extinction threshold of 50 individuals in each time step. This was replicated 1000 times per scenario.</w:t>
      </w:r>
    </w:p>
    <w:p w14:paraId="30BCD182" w14:textId="77777777" w:rsidR="00015663" w:rsidRDefault="00015663" w:rsidP="005C00B2">
      <w:pPr>
        <w:spacing w:after="0" w:line="240" w:lineRule="auto"/>
        <w:rPr>
          <w:rFonts w:eastAsiaTheme="minorEastAsia"/>
        </w:rPr>
      </w:pPr>
    </w:p>
    <w:p w14:paraId="1CC7B502" w14:textId="402E0C5F" w:rsidR="002A06B5" w:rsidRDefault="00082ED8" w:rsidP="005C00B2">
      <w:pPr>
        <w:spacing w:after="0" w:line="240" w:lineRule="auto"/>
        <w:rPr>
          <w:rFonts w:eastAsiaTheme="minorEastAsia"/>
        </w:rPr>
      </w:pPr>
      <w:r>
        <w:rPr>
          <w:rFonts w:eastAsiaTheme="minorEastAsia"/>
          <w:b/>
        </w:rPr>
        <w:t>Results</w:t>
      </w:r>
    </w:p>
    <w:p w14:paraId="7A7455E4" w14:textId="77777777" w:rsidR="002A06B5" w:rsidRDefault="002A06B5" w:rsidP="005C00B2">
      <w:pPr>
        <w:spacing w:after="0" w:line="240" w:lineRule="auto"/>
        <w:rPr>
          <w:rFonts w:eastAsiaTheme="minorEastAsia"/>
          <w:i/>
        </w:rPr>
      </w:pPr>
    </w:p>
    <w:p w14:paraId="71895611" w14:textId="58561BC6" w:rsidR="002A06B5" w:rsidRDefault="002A06B5" w:rsidP="005C00B2">
      <w:pPr>
        <w:spacing w:after="0" w:line="240" w:lineRule="auto"/>
        <w:rPr>
          <w:rFonts w:eastAsiaTheme="minorEastAsia"/>
        </w:rPr>
      </w:pPr>
      <w:r>
        <w:rPr>
          <w:rFonts w:eastAsiaTheme="minorEastAsia"/>
          <w:i/>
        </w:rPr>
        <w:t>Baseline scenario</w:t>
      </w:r>
    </w:p>
    <w:p w14:paraId="1D5D46C4" w14:textId="1E70833B" w:rsidR="002A06B5" w:rsidRDefault="002A06B5" w:rsidP="005C00B2">
      <w:pPr>
        <w:spacing w:after="0" w:line="240" w:lineRule="auto"/>
        <w:rPr>
          <w:rFonts w:eastAsiaTheme="minorEastAsia"/>
        </w:rPr>
      </w:pPr>
    </w:p>
    <w:p w14:paraId="38982395" w14:textId="69A2076F" w:rsidR="000D384B" w:rsidRDefault="000D384B" w:rsidP="005C00B2">
      <w:pPr>
        <w:spacing w:after="0" w:line="240" w:lineRule="auto"/>
        <w:rPr>
          <w:rFonts w:eastAsiaTheme="minorEastAsia"/>
        </w:rPr>
      </w:pPr>
    </w:p>
    <w:p w14:paraId="08041421" w14:textId="6D5C55F7" w:rsidR="002D13EC" w:rsidRPr="002D13EC" w:rsidRDefault="002D13EC" w:rsidP="005C00B2">
      <w:pPr>
        <w:spacing w:after="0" w:line="240" w:lineRule="auto"/>
        <w:rPr>
          <w:rFonts w:eastAsiaTheme="minorEastAsia"/>
        </w:rPr>
      </w:pPr>
      <w:r>
        <w:rPr>
          <w:rFonts w:eastAsiaTheme="minorEastAsia"/>
          <w:i/>
        </w:rPr>
        <w:t>Other scenarios</w:t>
      </w:r>
    </w:p>
    <w:p w14:paraId="0CE0BC0E" w14:textId="77777777" w:rsidR="000D384B" w:rsidRPr="000D384B" w:rsidRDefault="000D384B" w:rsidP="005C00B2">
      <w:pPr>
        <w:spacing w:after="0" w:line="240" w:lineRule="auto"/>
        <w:rPr>
          <w:rFonts w:eastAsiaTheme="minorEastAsia"/>
        </w:rPr>
      </w:pPr>
    </w:p>
    <w:p w14:paraId="509C2EAF" w14:textId="4FC95683" w:rsidR="00CD2789" w:rsidRDefault="00CD2789" w:rsidP="005C00B2">
      <w:pPr>
        <w:spacing w:after="0" w:line="240" w:lineRule="auto"/>
      </w:pPr>
    </w:p>
    <w:p w14:paraId="7A08C869" w14:textId="3DFD68C5" w:rsidR="002A06B5" w:rsidRDefault="002A06B5" w:rsidP="005C00B2">
      <w:pPr>
        <w:spacing w:after="0" w:line="240" w:lineRule="auto"/>
      </w:pPr>
    </w:p>
    <w:p w14:paraId="3DA91486" w14:textId="1A85330C" w:rsidR="002A06B5" w:rsidRDefault="002A06B5" w:rsidP="005C00B2">
      <w:pPr>
        <w:spacing w:after="0" w:line="240" w:lineRule="auto"/>
      </w:pPr>
    </w:p>
    <w:p w14:paraId="03040916" w14:textId="3188670C" w:rsidR="002A06B5" w:rsidRDefault="002A06B5" w:rsidP="005C00B2">
      <w:pPr>
        <w:spacing w:after="0" w:line="240" w:lineRule="auto"/>
      </w:pPr>
      <w:r>
        <w:rPr>
          <w:b/>
        </w:rPr>
        <w:t>Literature Cited</w:t>
      </w:r>
    </w:p>
    <w:p w14:paraId="58E60B5A" w14:textId="0C4E6D4A" w:rsidR="002A06B5" w:rsidRDefault="002A06B5" w:rsidP="005C00B2">
      <w:pPr>
        <w:spacing w:after="0" w:line="240" w:lineRule="auto"/>
      </w:pPr>
    </w:p>
    <w:p w14:paraId="53C51E28" w14:textId="230A09A1" w:rsidR="004641A5" w:rsidRPr="004641A5" w:rsidRDefault="002A06B5" w:rsidP="004641A5">
      <w:pPr>
        <w:widowControl w:val="0"/>
        <w:autoSpaceDE w:val="0"/>
        <w:autoSpaceDN w:val="0"/>
        <w:adjustRightInd w:val="0"/>
        <w:spacing w:after="0"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4641A5" w:rsidRPr="004641A5">
        <w:rPr>
          <w:rFonts w:ascii="Calibri" w:hAnsi="Calibri" w:cs="Calibri"/>
          <w:noProof/>
          <w:szCs w:val="24"/>
        </w:rPr>
        <w:t>Boose, E. R., M. I. Serrano, and D. R. Foster. 2004. Landscape and regional impacts of hurricanes in Puerto Rico. Ecological Monographs 74:335–352.</w:t>
      </w:r>
    </w:p>
    <w:p w14:paraId="4C22C710" w14:textId="77777777" w:rsidR="004641A5" w:rsidRPr="004641A5" w:rsidRDefault="004641A5" w:rsidP="004641A5">
      <w:pPr>
        <w:widowControl w:val="0"/>
        <w:autoSpaceDE w:val="0"/>
        <w:autoSpaceDN w:val="0"/>
        <w:adjustRightInd w:val="0"/>
        <w:spacing w:after="0" w:line="240" w:lineRule="auto"/>
        <w:ind w:left="480" w:hanging="480"/>
        <w:rPr>
          <w:rFonts w:ascii="Calibri" w:hAnsi="Calibri" w:cs="Calibri"/>
          <w:noProof/>
          <w:szCs w:val="24"/>
        </w:rPr>
      </w:pPr>
      <w:r w:rsidRPr="004641A5">
        <w:rPr>
          <w:rFonts w:ascii="Calibri" w:hAnsi="Calibri" w:cs="Calibri"/>
          <w:noProof/>
          <w:szCs w:val="24"/>
        </w:rPr>
        <w:t>Caswell, H. 2001. Matrix population models: construction, analysis, and interpretation. 2nd edition. Sinauer Associates, Inc., Sunderland, MA, USA.</w:t>
      </w:r>
    </w:p>
    <w:p w14:paraId="6D3B852E" w14:textId="77777777" w:rsidR="004641A5" w:rsidRPr="004641A5" w:rsidRDefault="004641A5" w:rsidP="004641A5">
      <w:pPr>
        <w:widowControl w:val="0"/>
        <w:autoSpaceDE w:val="0"/>
        <w:autoSpaceDN w:val="0"/>
        <w:adjustRightInd w:val="0"/>
        <w:spacing w:after="0" w:line="240" w:lineRule="auto"/>
        <w:ind w:left="480" w:hanging="480"/>
        <w:rPr>
          <w:rFonts w:ascii="Calibri" w:hAnsi="Calibri" w:cs="Calibri"/>
          <w:noProof/>
          <w:szCs w:val="24"/>
        </w:rPr>
      </w:pPr>
      <w:r w:rsidRPr="004641A5">
        <w:rPr>
          <w:rFonts w:ascii="Calibri" w:hAnsi="Calibri" w:cs="Calibri"/>
          <w:noProof/>
          <w:szCs w:val="24"/>
        </w:rPr>
        <w:t>Gould, W. A., C. Alarcon, B. Fevold, M. E. Jimenez, S. Martinuzzi, G. Potts, M. Quinones, M. Solórzano, and E. Ventosa. 2008. The Puerto Rico Gap Analysis Project Volume 1: land cover, vertebrate species distributions, and land stewardship.</w:t>
      </w:r>
    </w:p>
    <w:p w14:paraId="1F7123C8" w14:textId="77777777" w:rsidR="004641A5" w:rsidRPr="004641A5" w:rsidRDefault="004641A5" w:rsidP="004641A5">
      <w:pPr>
        <w:widowControl w:val="0"/>
        <w:autoSpaceDE w:val="0"/>
        <w:autoSpaceDN w:val="0"/>
        <w:adjustRightInd w:val="0"/>
        <w:spacing w:after="0" w:line="240" w:lineRule="auto"/>
        <w:ind w:left="480" w:hanging="480"/>
        <w:rPr>
          <w:rFonts w:ascii="Calibri" w:hAnsi="Calibri" w:cs="Calibri"/>
          <w:noProof/>
          <w:szCs w:val="24"/>
        </w:rPr>
      </w:pPr>
      <w:r w:rsidRPr="004641A5">
        <w:rPr>
          <w:rFonts w:ascii="Calibri" w:hAnsi="Calibri" w:cs="Calibri"/>
          <w:noProof/>
          <w:szCs w:val="24"/>
        </w:rPr>
        <w:t>Mulero-Oliveras, E. S. 2019. Population and habitat utilization of the Puerto Rican boa (Chilabothrus inornatus) in an urban fragmented habitat. University of Puerto Rico.</w:t>
      </w:r>
    </w:p>
    <w:p w14:paraId="5276830D" w14:textId="77777777" w:rsidR="004641A5" w:rsidRPr="004641A5" w:rsidRDefault="004641A5" w:rsidP="004641A5">
      <w:pPr>
        <w:widowControl w:val="0"/>
        <w:autoSpaceDE w:val="0"/>
        <w:autoSpaceDN w:val="0"/>
        <w:adjustRightInd w:val="0"/>
        <w:spacing w:after="0" w:line="240" w:lineRule="auto"/>
        <w:ind w:left="480" w:hanging="480"/>
        <w:rPr>
          <w:rFonts w:ascii="Calibri" w:hAnsi="Calibri" w:cs="Calibri"/>
          <w:noProof/>
          <w:szCs w:val="24"/>
        </w:rPr>
      </w:pPr>
      <w:r w:rsidRPr="004641A5">
        <w:rPr>
          <w:rFonts w:ascii="Calibri" w:hAnsi="Calibri" w:cs="Calibri"/>
          <w:noProof/>
          <w:szCs w:val="24"/>
        </w:rPr>
        <w:t>Puente Rolon, A. R. 2012. Reproductive ecology, fitness, and management of the Puerto Rican Boa (Epicrates inornatus, Boidae). University of Puerto Rico.</w:t>
      </w:r>
    </w:p>
    <w:p w14:paraId="278E69EF" w14:textId="77777777" w:rsidR="004641A5" w:rsidRPr="004641A5" w:rsidRDefault="004641A5" w:rsidP="004641A5">
      <w:pPr>
        <w:widowControl w:val="0"/>
        <w:autoSpaceDE w:val="0"/>
        <w:autoSpaceDN w:val="0"/>
        <w:adjustRightInd w:val="0"/>
        <w:spacing w:after="0" w:line="240" w:lineRule="auto"/>
        <w:ind w:left="480" w:hanging="480"/>
        <w:rPr>
          <w:rFonts w:ascii="Calibri" w:hAnsi="Calibri" w:cs="Calibri"/>
          <w:noProof/>
          <w:szCs w:val="24"/>
        </w:rPr>
      </w:pPr>
      <w:r w:rsidRPr="004641A5">
        <w:rPr>
          <w:rFonts w:ascii="Calibri" w:hAnsi="Calibri" w:cs="Calibri"/>
          <w:noProof/>
          <w:szCs w:val="24"/>
        </w:rPr>
        <w:t>R Core Team. 2016. R: A language and environment for statistical computing. R Foundation for Statistical Computing, Vienna, Austria.</w:t>
      </w:r>
    </w:p>
    <w:p w14:paraId="1D82B1FE" w14:textId="77777777" w:rsidR="004641A5" w:rsidRPr="004641A5" w:rsidRDefault="004641A5" w:rsidP="004641A5">
      <w:pPr>
        <w:widowControl w:val="0"/>
        <w:autoSpaceDE w:val="0"/>
        <w:autoSpaceDN w:val="0"/>
        <w:adjustRightInd w:val="0"/>
        <w:spacing w:after="0" w:line="240" w:lineRule="auto"/>
        <w:ind w:left="480" w:hanging="480"/>
        <w:rPr>
          <w:rFonts w:ascii="Calibri" w:hAnsi="Calibri" w:cs="Calibri"/>
          <w:noProof/>
          <w:szCs w:val="24"/>
        </w:rPr>
      </w:pPr>
      <w:r w:rsidRPr="004641A5">
        <w:rPr>
          <w:rFonts w:ascii="Calibri" w:hAnsi="Calibri" w:cs="Calibri"/>
          <w:noProof/>
          <w:szCs w:val="24"/>
        </w:rPr>
        <w:t>Stubben, C., and B. Milligan. 2007. Estimating and Analyzing Demographic Models Using the popbio package in R. Journal of Statistical Software 22.</w:t>
      </w:r>
    </w:p>
    <w:p w14:paraId="39F331A5" w14:textId="77777777" w:rsidR="004641A5" w:rsidRPr="004641A5" w:rsidRDefault="004641A5" w:rsidP="004641A5">
      <w:pPr>
        <w:widowControl w:val="0"/>
        <w:autoSpaceDE w:val="0"/>
        <w:autoSpaceDN w:val="0"/>
        <w:adjustRightInd w:val="0"/>
        <w:spacing w:after="0" w:line="240" w:lineRule="auto"/>
        <w:ind w:left="480" w:hanging="480"/>
        <w:rPr>
          <w:rFonts w:ascii="Calibri" w:hAnsi="Calibri" w:cs="Calibri"/>
          <w:noProof/>
        </w:rPr>
      </w:pPr>
      <w:r w:rsidRPr="004641A5">
        <w:rPr>
          <w:rFonts w:ascii="Calibri" w:hAnsi="Calibri" w:cs="Calibri"/>
          <w:noProof/>
          <w:szCs w:val="24"/>
        </w:rPr>
        <w:t xml:space="preserve">Tolson, P. J. 1992. The Reproductive Biology of the Neotropical Boid Genus Epicrates (Serpentes:Boidae). Page </w:t>
      </w:r>
      <w:r w:rsidRPr="004641A5">
        <w:rPr>
          <w:rFonts w:ascii="Calibri" w:hAnsi="Calibri" w:cs="Calibri"/>
          <w:i/>
          <w:iCs/>
          <w:noProof/>
          <w:szCs w:val="24"/>
        </w:rPr>
        <w:t>in</w:t>
      </w:r>
      <w:r w:rsidRPr="004641A5">
        <w:rPr>
          <w:rFonts w:ascii="Calibri" w:hAnsi="Calibri" w:cs="Calibri"/>
          <w:noProof/>
          <w:szCs w:val="24"/>
        </w:rPr>
        <w:t xml:space="preserve"> W. C. Hamlett, editor. Reproductive Biology of South American Vertebrates. Springer, New York, NY.</w:t>
      </w:r>
    </w:p>
    <w:p w14:paraId="37C37172" w14:textId="61924CAB" w:rsidR="002A06B5" w:rsidRPr="002A06B5" w:rsidRDefault="002A06B5" w:rsidP="005C00B2">
      <w:pPr>
        <w:spacing w:after="0" w:line="240" w:lineRule="auto"/>
      </w:pPr>
      <w:r>
        <w:fldChar w:fldCharType="end"/>
      </w:r>
    </w:p>
    <w:p w14:paraId="76710516" w14:textId="68DD0178" w:rsidR="00CB2972" w:rsidRDefault="00CB2972" w:rsidP="005C00B2">
      <w:pPr>
        <w:spacing w:after="0" w:line="240" w:lineRule="auto"/>
      </w:pPr>
    </w:p>
    <w:p w14:paraId="018E48C4" w14:textId="4A8A3775" w:rsidR="00CB2972" w:rsidRDefault="00CB2972" w:rsidP="005C00B2">
      <w:pPr>
        <w:spacing w:after="0" w:line="240" w:lineRule="auto"/>
      </w:pPr>
    </w:p>
    <w:sectPr w:rsidR="00CB2972">
      <w:footerReference w:type="default" r:id="rId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na Tucker" w:date="2019-05-30T10:42:00Z" w:initials="AT">
    <w:p w14:paraId="5153FF85" w14:textId="4EAECF73" w:rsidR="00923AC6" w:rsidRDefault="00923AC6">
      <w:pPr>
        <w:pStyle w:val="CommentText"/>
      </w:pPr>
      <w:r>
        <w:rPr>
          <w:rStyle w:val="CommentReference"/>
        </w:rPr>
        <w:annotationRef/>
      </w:r>
      <w:r>
        <w:t>Not sure how much is needed here</w:t>
      </w:r>
    </w:p>
  </w:comment>
  <w:comment w:id="1" w:author="Anna Tucker" w:date="2019-05-28T15:55:00Z" w:initials="AT">
    <w:p w14:paraId="59FE18B0" w14:textId="597D9F6A" w:rsidR="006024C8" w:rsidRDefault="006024C8">
      <w:pPr>
        <w:pStyle w:val="CommentText"/>
      </w:pPr>
      <w:r>
        <w:rPr>
          <w:rStyle w:val="CommentReference"/>
        </w:rPr>
        <w:annotationRef/>
      </w:r>
      <w:r>
        <w:t xml:space="preserve">I thought it might be good to briefly describe this process since most of the numbers came from this meeting. </w:t>
      </w:r>
      <w:r w:rsidR="00B2108E">
        <w:t>Conor, could you add a few sentences here? Or delete if you think this section is not necessary</w:t>
      </w:r>
    </w:p>
  </w:comment>
  <w:comment w:id="6" w:author="Anna Tucker" w:date="2019-05-20T14:08:00Z" w:initials="AT">
    <w:p w14:paraId="0451CBFB" w14:textId="63ACE0AA" w:rsidR="003650AA" w:rsidRDefault="003650AA">
      <w:pPr>
        <w:pStyle w:val="CommentText"/>
      </w:pPr>
      <w:r>
        <w:rPr>
          <w:rStyle w:val="CommentReference"/>
        </w:rPr>
        <w:annotationRef/>
      </w:r>
      <w:r>
        <w:t xml:space="preserve">I don’t want to use the word “estimated” here. </w:t>
      </w:r>
      <w:r w:rsidR="00B43F11">
        <w:t xml:space="preserve">Doesn’t seem accurate. </w:t>
      </w:r>
      <w:r>
        <w:t>What’s a better option?</w:t>
      </w:r>
      <w:r w:rsidR="00CB2972">
        <w:t xml:space="preserve"> Approximated?</w:t>
      </w:r>
    </w:p>
  </w:comment>
  <w:comment w:id="23" w:author="Anna Tucker" w:date="2019-05-28T16:46:00Z" w:initials="AT">
    <w:p w14:paraId="05236223" w14:textId="7D945036" w:rsidR="00B633BC" w:rsidRDefault="00B633BC">
      <w:pPr>
        <w:pStyle w:val="CommentText"/>
      </w:pPr>
      <w:r>
        <w:rPr>
          <w:rStyle w:val="CommentReference"/>
        </w:rPr>
        <w:annotationRef/>
      </w:r>
      <w:r>
        <w:t>This is attributed to Peter Tolson in the meeting notes but I can’t find a published paper with Cuban boa survival estimates</w:t>
      </w:r>
    </w:p>
  </w:comment>
  <w:comment w:id="25" w:author="Anna Tucker" w:date="2019-05-31T09:26:00Z" w:initials="AT">
    <w:p w14:paraId="790BDAA1" w14:textId="4CAC8078" w:rsidR="003F4E81" w:rsidRDefault="003F4E81">
      <w:pPr>
        <w:pStyle w:val="CommentText"/>
      </w:pPr>
      <w:r>
        <w:rPr>
          <w:rStyle w:val="CommentReference"/>
        </w:rPr>
        <w:annotationRef/>
      </w:r>
      <w:r>
        <w:t>This number was estimated as 15 by the team, but published estimates are lower</w:t>
      </w:r>
    </w:p>
  </w:comment>
  <w:comment w:id="26" w:author="Conor McGowan" w:date="2019-06-04T12:56:00Z" w:initials="CM">
    <w:p w14:paraId="6351883B" w14:textId="5961749E" w:rsidR="00B4293C" w:rsidRDefault="00B4293C">
      <w:pPr>
        <w:pStyle w:val="CommentText"/>
      </w:pPr>
      <w:r>
        <w:rPr>
          <w:rStyle w:val="CommentReference"/>
        </w:rPr>
        <w:annotationRef/>
      </w:r>
      <w:r>
        <w:t>Use the published estimate</w:t>
      </w:r>
    </w:p>
  </w:comment>
  <w:comment w:id="27" w:author="Anna Tucker" w:date="2019-05-31T11:11:00Z" w:initials="AT">
    <w:p w14:paraId="46CEFD8E" w14:textId="5CFD2BE9" w:rsidR="00E47218" w:rsidRDefault="00E47218">
      <w:pPr>
        <w:pStyle w:val="CommentText"/>
      </w:pPr>
      <w:r>
        <w:rPr>
          <w:rStyle w:val="CommentReference"/>
        </w:rPr>
        <w:annotationRef/>
      </w:r>
      <w:r>
        <w:t>Waiting to hear reply from Alberto re maximum possible home range overlap</w:t>
      </w:r>
    </w:p>
  </w:comment>
  <w:comment w:id="28" w:author="Conor McGowan" w:date="2019-06-04T12:59:00Z" w:initials="CM">
    <w:p w14:paraId="1CFED636" w14:textId="6A4BC598" w:rsidR="00B4293C" w:rsidRDefault="00B4293C">
      <w:pPr>
        <w:pStyle w:val="CommentText"/>
      </w:pPr>
      <w:r>
        <w:rPr>
          <w:rStyle w:val="CommentReference"/>
        </w:rPr>
        <w:annotationRef/>
      </w:r>
      <w:r>
        <w:t>If he doesn’t respond, we should just do something like current abundance + 50% or something.</w:t>
      </w:r>
    </w:p>
  </w:comment>
  <w:comment w:id="29" w:author="Anna Tucker" w:date="2019-05-31T10:45:00Z" w:initials="AT">
    <w:p w14:paraId="122BC426" w14:textId="3D7F4898" w:rsidR="00F42CD8" w:rsidRDefault="00F42CD8">
      <w:pPr>
        <w:pStyle w:val="CommentText"/>
      </w:pPr>
      <w:r>
        <w:rPr>
          <w:rStyle w:val="CommentReference"/>
        </w:rPr>
        <w:annotationRef/>
      </w:r>
      <w:r>
        <w:t>Juvenile survival has an overall stronger association, but interesting how at higher adult survivals the floor for lambda is much higher</w:t>
      </w:r>
    </w:p>
  </w:comment>
  <w:comment w:id="30" w:author="Anna Tucker" w:date="2019-05-31T11:06:00Z" w:initials="AT">
    <w:p w14:paraId="02C7FD17" w14:textId="77777777" w:rsidR="004801F2" w:rsidRDefault="004801F2">
      <w:pPr>
        <w:pStyle w:val="CommentText"/>
      </w:pPr>
      <w:r>
        <w:rPr>
          <w:rStyle w:val="CommentReference"/>
        </w:rPr>
        <w:annotationRef/>
      </w:r>
      <w:r>
        <w:t>Separate by habitat? Alberto Puente-Rolon pers comm:</w:t>
      </w:r>
    </w:p>
    <w:p w14:paraId="53EFEFDF" w14:textId="1E22B984" w:rsidR="004801F2" w:rsidRDefault="004801F2">
      <w:pPr>
        <w:pStyle w:val="CommentText"/>
      </w:pPr>
      <w:r>
        <w:t>Karst – 1-6 boas/ha</w:t>
      </w:r>
    </w:p>
    <w:p w14:paraId="6FA8E694" w14:textId="3011585B" w:rsidR="004801F2" w:rsidRDefault="004801F2">
      <w:pPr>
        <w:pStyle w:val="CommentText"/>
      </w:pPr>
      <w:r>
        <w:t>Rainforest – 1-2 boas/ha</w:t>
      </w:r>
    </w:p>
    <w:p w14:paraId="330B8A9C" w14:textId="11D89AC1" w:rsidR="004801F2" w:rsidRDefault="004801F2">
      <w:pPr>
        <w:pStyle w:val="CommentText"/>
      </w:pPr>
      <w:r>
        <w:t>Urban – 1-3 boas/ha</w:t>
      </w:r>
    </w:p>
    <w:p w14:paraId="6168C6E3" w14:textId="0B02157B" w:rsidR="004801F2" w:rsidRDefault="004801F2">
      <w:pPr>
        <w:pStyle w:val="CommentText"/>
      </w:pPr>
      <w:r>
        <w:t>Waiting to hear back from JP re: whether to use these distinctions and how to determine available area of each type</w:t>
      </w:r>
    </w:p>
  </w:comment>
  <w:comment w:id="32" w:author="Anna Tucker" w:date="2019-05-28T15:36:00Z" w:initials="AT">
    <w:p w14:paraId="26464124" w14:textId="77777777" w:rsidR="009F54BD" w:rsidRDefault="009F54BD" w:rsidP="009F54BD">
      <w:pPr>
        <w:pStyle w:val="CommentText"/>
      </w:pPr>
      <w:r>
        <w:rPr>
          <w:rStyle w:val="CommentReference"/>
        </w:rPr>
        <w:annotationRef/>
      </w:r>
      <w:r>
        <w:rPr>
          <w:rStyle w:val="CommentReference"/>
        </w:rPr>
        <w:t>Reduce fecundity only or other demographic rates?</w:t>
      </w:r>
    </w:p>
  </w:comment>
  <w:comment w:id="37" w:author="Conor McGowan" w:date="2019-06-04T13:18:00Z" w:initials="CM">
    <w:p w14:paraId="38F43EC3" w14:textId="33F46795" w:rsidR="004342E5" w:rsidRDefault="004342E5">
      <w:pPr>
        <w:pStyle w:val="CommentText"/>
      </w:pPr>
      <w:r>
        <w:rPr>
          <w:rStyle w:val="CommentReference"/>
        </w:rPr>
        <w:annotationRef/>
      </w:r>
      <w:r>
        <w:t>We did this in the tortoise paper</w:t>
      </w:r>
    </w:p>
  </w:comment>
  <w:comment w:id="31" w:author="Conor McGowan" w:date="2019-06-04T13:13:00Z" w:initials="CM">
    <w:p w14:paraId="4CF98C0D" w14:textId="56C29F5C" w:rsidR="004342E5" w:rsidRDefault="004342E5">
      <w:pPr>
        <w:pStyle w:val="CommentText"/>
      </w:pPr>
      <w:r>
        <w:rPr>
          <w:rStyle w:val="CommentReference"/>
        </w:rPr>
        <w:annotationRef/>
      </w:r>
      <w:r>
        <w:t>Reducing fecundity only is fine. There is precedent in the lit. We should note though that it is not ecologically realistic and the demographic response to exceeding carrying capacity would be more complicated</w:t>
      </w:r>
    </w:p>
  </w:comment>
  <w:comment w:id="40" w:author="Anna Tucker" w:date="2019-05-31T11:08:00Z" w:initials="AT">
    <w:p w14:paraId="3DB589F2" w14:textId="7B54D3A6" w:rsidR="004801F2" w:rsidRDefault="004801F2">
      <w:pPr>
        <w:pStyle w:val="CommentText"/>
      </w:pPr>
      <w:r>
        <w:rPr>
          <w:rStyle w:val="CommentReference"/>
        </w:rPr>
        <w:annotationRef/>
      </w:r>
      <w:r>
        <w:t>This might change to karst, rainforest, urban</w:t>
      </w:r>
    </w:p>
  </w:comment>
  <w:comment w:id="42" w:author="Conor McGowan" w:date="2019-06-04T13:19:00Z" w:initials="CM">
    <w:p w14:paraId="39E795D7" w14:textId="0458A351" w:rsidR="004342E5" w:rsidRDefault="004342E5">
      <w:pPr>
        <w:pStyle w:val="CommentText"/>
      </w:pPr>
      <w:r>
        <w:rPr>
          <w:rStyle w:val="CommentReference"/>
        </w:rPr>
        <w:annotationRef/>
      </w:r>
      <w:r>
        <w:t>What about Anelise’s thesis? That or say “Experts believed that in more developed areas, boas…”</w:t>
      </w:r>
    </w:p>
  </w:comment>
  <w:comment w:id="41" w:author="Anna Tucker" w:date="2019-05-28T17:03:00Z" w:initials="AT">
    <w:p w14:paraId="7DCE0FD6" w14:textId="30A5379A" w:rsidR="0077066C" w:rsidRDefault="0077066C">
      <w:pPr>
        <w:pStyle w:val="CommentText"/>
      </w:pPr>
      <w:r>
        <w:rPr>
          <w:rStyle w:val="CommentReference"/>
        </w:rPr>
        <w:annotationRef/>
      </w:r>
      <w:r>
        <w:t>Need citations</w:t>
      </w:r>
    </w:p>
  </w:comment>
  <w:comment w:id="43" w:author="Conor McGowan" w:date="2019-06-04T13:20:00Z" w:initials="CM">
    <w:p w14:paraId="6AADD2AF" w14:textId="10E82D84" w:rsidR="004342E5" w:rsidRDefault="004342E5" w:rsidP="004342E5">
      <w:pPr>
        <w:pStyle w:val="CommentText"/>
        <w:numPr>
          <w:ilvl w:val="0"/>
          <w:numId w:val="1"/>
        </w:numPr>
      </w:pPr>
      <w:r>
        <w:rPr>
          <w:rStyle w:val="CommentReference"/>
        </w:rPr>
        <w:annotationRef/>
      </w:r>
      <w:r>
        <w:t>Puente pers comm.</w:t>
      </w:r>
    </w:p>
  </w:comment>
  <w:comment w:id="44" w:author="Anna Tucker" w:date="2019-05-28T16:04:00Z" w:initials="AT">
    <w:p w14:paraId="45BFAE52" w14:textId="783551D1" w:rsidR="00095B13" w:rsidRDefault="00095B13">
      <w:pPr>
        <w:pStyle w:val="CommentText"/>
      </w:pPr>
      <w:r>
        <w:rPr>
          <w:rStyle w:val="CommentReference"/>
        </w:rPr>
        <w:annotationRef/>
      </w:r>
      <w:r>
        <w:t>Need input on this</w:t>
      </w:r>
      <w:r w:rsidR="004801F2">
        <w:t>, whether/how to include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53FF85" w15:done="0"/>
  <w15:commentEx w15:paraId="59FE18B0" w15:done="0"/>
  <w15:commentEx w15:paraId="0451CBFB" w15:done="0"/>
  <w15:commentEx w15:paraId="05236223" w15:done="0"/>
  <w15:commentEx w15:paraId="790BDAA1" w15:done="0"/>
  <w15:commentEx w15:paraId="6351883B" w15:done="0"/>
  <w15:commentEx w15:paraId="46CEFD8E" w15:done="0"/>
  <w15:commentEx w15:paraId="1CFED636" w15:done="0"/>
  <w15:commentEx w15:paraId="122BC426" w15:done="0"/>
  <w15:commentEx w15:paraId="6168C6E3" w15:done="0"/>
  <w15:commentEx w15:paraId="26464124" w15:done="0"/>
  <w15:commentEx w15:paraId="38F43EC3" w15:done="0"/>
  <w15:commentEx w15:paraId="4CF98C0D" w15:done="0"/>
  <w15:commentEx w15:paraId="3DB589F2" w15:done="0"/>
  <w15:commentEx w15:paraId="39E795D7" w15:done="0"/>
  <w15:commentEx w15:paraId="7DCE0FD6" w15:done="0"/>
  <w15:commentEx w15:paraId="6AADD2AF" w15:done="0"/>
  <w15:commentEx w15:paraId="45BFAE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53FF85" w16cid:durableId="209A3217"/>
  <w16cid:commentId w16cid:paraId="59FE18B0" w16cid:durableId="2097D880"/>
  <w16cid:commentId w16cid:paraId="0451CBFB" w16cid:durableId="208D335E"/>
  <w16cid:commentId w16cid:paraId="05236223" w16cid:durableId="2097E472"/>
  <w16cid:commentId w16cid:paraId="790BDAA1" w16cid:durableId="209B71E2"/>
  <w16cid:commentId w16cid:paraId="46CEFD8E" w16cid:durableId="209B8A55"/>
  <w16cid:commentId w16cid:paraId="122BC426" w16cid:durableId="209B844F"/>
  <w16cid:commentId w16cid:paraId="6168C6E3" w16cid:durableId="209B8953"/>
  <w16cid:commentId w16cid:paraId="26464124" w16cid:durableId="2097D406"/>
  <w16cid:commentId w16cid:paraId="3DB589F2" w16cid:durableId="209B89AA"/>
  <w16cid:commentId w16cid:paraId="7DCE0FD6" w16cid:durableId="2097E84A"/>
  <w16cid:commentId w16cid:paraId="45BFAE52" w16cid:durableId="2097DA7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BDF2F2" w14:textId="77777777" w:rsidR="006758D5" w:rsidRDefault="006758D5" w:rsidP="001102B8">
      <w:pPr>
        <w:spacing w:after="0" w:line="240" w:lineRule="auto"/>
      </w:pPr>
      <w:r>
        <w:separator/>
      </w:r>
    </w:p>
  </w:endnote>
  <w:endnote w:type="continuationSeparator" w:id="0">
    <w:p w14:paraId="0CB2A9FE" w14:textId="77777777" w:rsidR="006758D5" w:rsidRDefault="006758D5"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5626327"/>
      <w:docPartObj>
        <w:docPartGallery w:val="Page Numbers (Bottom of Page)"/>
        <w:docPartUnique/>
      </w:docPartObj>
    </w:sdtPr>
    <w:sdtEndPr>
      <w:rPr>
        <w:noProof/>
      </w:rPr>
    </w:sdtEndPr>
    <w:sdtContent>
      <w:p w14:paraId="57315139" w14:textId="1C57C4F5" w:rsidR="001102B8" w:rsidRDefault="001102B8">
        <w:pPr>
          <w:pStyle w:val="Footer"/>
          <w:jc w:val="center"/>
        </w:pPr>
        <w:r>
          <w:fldChar w:fldCharType="begin"/>
        </w:r>
        <w:r>
          <w:instrText xml:space="preserve"> PAGE   \* MERGEFORMAT </w:instrText>
        </w:r>
        <w:r>
          <w:fldChar w:fldCharType="separate"/>
        </w:r>
        <w:r w:rsidR="00D06828">
          <w:rPr>
            <w:noProof/>
          </w:rPr>
          <w:t>1</w:t>
        </w:r>
        <w:r>
          <w:rPr>
            <w:noProof/>
          </w:rPr>
          <w:fldChar w:fldCharType="end"/>
        </w:r>
      </w:p>
    </w:sdtContent>
  </w:sdt>
  <w:p w14:paraId="5C721D43" w14:textId="77777777" w:rsidR="001102B8" w:rsidRDefault="00110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840613" w14:textId="77777777" w:rsidR="006758D5" w:rsidRDefault="006758D5" w:rsidP="001102B8">
      <w:pPr>
        <w:spacing w:after="0" w:line="240" w:lineRule="auto"/>
      </w:pPr>
      <w:r>
        <w:separator/>
      </w:r>
    </w:p>
  </w:footnote>
  <w:footnote w:type="continuationSeparator" w:id="0">
    <w:p w14:paraId="4DB05295" w14:textId="77777777" w:rsidR="006758D5" w:rsidRDefault="006758D5"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Tucker">
    <w15:presenceInfo w15:providerId="Windows Live" w15:userId="d2bbfb34f9d3200a"/>
  </w15:person>
  <w15:person w15:author="Conor McGowan">
    <w15:presenceInfo w15:providerId="None" w15:userId="Conor McGow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0B2"/>
    <w:rsid w:val="00015663"/>
    <w:rsid w:val="00042DFF"/>
    <w:rsid w:val="00081D83"/>
    <w:rsid w:val="00082ED8"/>
    <w:rsid w:val="00095B13"/>
    <w:rsid w:val="000B5CAA"/>
    <w:rsid w:val="000C28B0"/>
    <w:rsid w:val="000C5842"/>
    <w:rsid w:val="000D384B"/>
    <w:rsid w:val="000E73D4"/>
    <w:rsid w:val="001043AC"/>
    <w:rsid w:val="001102B8"/>
    <w:rsid w:val="00121CE4"/>
    <w:rsid w:val="001226FA"/>
    <w:rsid w:val="001B63D3"/>
    <w:rsid w:val="001E1311"/>
    <w:rsid w:val="001F025F"/>
    <w:rsid w:val="00216008"/>
    <w:rsid w:val="00217027"/>
    <w:rsid w:val="00286121"/>
    <w:rsid w:val="002A06B5"/>
    <w:rsid w:val="002A6EAC"/>
    <w:rsid w:val="002D13EC"/>
    <w:rsid w:val="003444C5"/>
    <w:rsid w:val="003650AA"/>
    <w:rsid w:val="00384D34"/>
    <w:rsid w:val="00394B9E"/>
    <w:rsid w:val="003C28AD"/>
    <w:rsid w:val="003F4E81"/>
    <w:rsid w:val="00412319"/>
    <w:rsid w:val="004342E5"/>
    <w:rsid w:val="004641A5"/>
    <w:rsid w:val="004801F2"/>
    <w:rsid w:val="004D3169"/>
    <w:rsid w:val="005869C9"/>
    <w:rsid w:val="005A1F42"/>
    <w:rsid w:val="005C00B2"/>
    <w:rsid w:val="005E1952"/>
    <w:rsid w:val="006024C8"/>
    <w:rsid w:val="00605D4F"/>
    <w:rsid w:val="006508E6"/>
    <w:rsid w:val="006758D5"/>
    <w:rsid w:val="006C6308"/>
    <w:rsid w:val="006D166F"/>
    <w:rsid w:val="006D2DBD"/>
    <w:rsid w:val="006E70D2"/>
    <w:rsid w:val="007543A0"/>
    <w:rsid w:val="0077066C"/>
    <w:rsid w:val="007B4DC8"/>
    <w:rsid w:val="007C79B9"/>
    <w:rsid w:val="008142EB"/>
    <w:rsid w:val="008A72F9"/>
    <w:rsid w:val="009013A4"/>
    <w:rsid w:val="00903C5C"/>
    <w:rsid w:val="00914B28"/>
    <w:rsid w:val="00923AC6"/>
    <w:rsid w:val="00972F5D"/>
    <w:rsid w:val="00983542"/>
    <w:rsid w:val="009A3897"/>
    <w:rsid w:val="009A6B23"/>
    <w:rsid w:val="009A7442"/>
    <w:rsid w:val="009F54BD"/>
    <w:rsid w:val="00A461AC"/>
    <w:rsid w:val="00A94E62"/>
    <w:rsid w:val="00AB31CA"/>
    <w:rsid w:val="00B10BA4"/>
    <w:rsid w:val="00B2108E"/>
    <w:rsid w:val="00B4293C"/>
    <w:rsid w:val="00B43F11"/>
    <w:rsid w:val="00B46480"/>
    <w:rsid w:val="00B633BC"/>
    <w:rsid w:val="00B93EBF"/>
    <w:rsid w:val="00BC4DB1"/>
    <w:rsid w:val="00BC793C"/>
    <w:rsid w:val="00BF1E29"/>
    <w:rsid w:val="00C161C1"/>
    <w:rsid w:val="00C353EB"/>
    <w:rsid w:val="00CB2972"/>
    <w:rsid w:val="00CD2789"/>
    <w:rsid w:val="00D06828"/>
    <w:rsid w:val="00DB1797"/>
    <w:rsid w:val="00DB3FAC"/>
    <w:rsid w:val="00DD6D97"/>
    <w:rsid w:val="00E12521"/>
    <w:rsid w:val="00E27F39"/>
    <w:rsid w:val="00E47218"/>
    <w:rsid w:val="00EC2593"/>
    <w:rsid w:val="00ED5D47"/>
    <w:rsid w:val="00F42CD8"/>
    <w:rsid w:val="00F93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3A1E9370-3CD0-4526-B9F1-00D62761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19"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3B327-9D7B-4B0A-9AB7-29AF89B9C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3824</Words>
  <Characters>21799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Conor McGowan</cp:lastModifiedBy>
  <cp:revision>2</cp:revision>
  <dcterms:created xsi:type="dcterms:W3CDTF">2019-06-04T18:27:00Z</dcterms:created>
  <dcterms:modified xsi:type="dcterms:W3CDTF">2019-06-04T18:27:00Z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ies>
</file>