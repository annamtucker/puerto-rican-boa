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1F2F5242" w:rsidR="0027512B" w:rsidRPr="006957A0" w:rsidRDefault="00DB5B02" w:rsidP="00DB2862">
      <w:pPr>
        <w:spacing w:after="0" w:line="480" w:lineRule="auto"/>
        <w:rPr>
          <w:b/>
        </w:rPr>
      </w:pPr>
      <w:r>
        <w:rPr>
          <w:b/>
        </w:rPr>
        <w:t>Develop</w:t>
      </w:r>
      <w:r w:rsidR="00D81544">
        <w:rPr>
          <w:b/>
        </w:rPr>
        <w:t xml:space="preserve">ing </w:t>
      </w:r>
      <w:r>
        <w:rPr>
          <w:b/>
        </w:rPr>
        <w:t xml:space="preserve">a demographic projection model </w:t>
      </w:r>
      <w:r w:rsidR="00D81544">
        <w:rPr>
          <w:b/>
        </w:rPr>
        <w:t xml:space="preserve">to support conservation decision making </w:t>
      </w:r>
      <w:r w:rsidR="006957A0">
        <w:rPr>
          <w:b/>
        </w:rPr>
        <w:t xml:space="preserve">for an endangered snake </w:t>
      </w:r>
      <w:r>
        <w:rPr>
          <w:b/>
        </w:rPr>
        <w:t xml:space="preserve">with limited </w:t>
      </w:r>
      <w:r w:rsidR="006957A0">
        <w:rPr>
          <w:b/>
        </w:rPr>
        <w:t xml:space="preserve">monitoring </w:t>
      </w:r>
      <w:r>
        <w:rPr>
          <w:b/>
        </w:rPr>
        <w:t>data</w:t>
      </w:r>
    </w:p>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p>
    <w:p w14:paraId="7741A2C1" w14:textId="77777777" w:rsidR="00ED33FB" w:rsidRDefault="00ED33FB" w:rsidP="006D6A6C">
      <w:pPr>
        <w:spacing w:after="0" w:line="480" w:lineRule="auto"/>
        <w:rPr>
          <w:b/>
        </w:rPr>
      </w:pPr>
    </w:p>
    <w:p w14:paraId="7299D457" w14:textId="7FEAD908" w:rsidR="00F05B7B" w:rsidRPr="00F05B7B" w:rsidRDefault="00F31F41" w:rsidP="006D6A6C">
      <w:pPr>
        <w:spacing w:after="0" w:line="480" w:lineRule="auto"/>
        <w:rPr>
          <w:i/>
          <w:iCs/>
        </w:rPr>
      </w:pPr>
      <w:r w:rsidRPr="009B75B9">
        <w:rPr>
          <w:rFonts w:ascii="Trebuchet MS" w:hAnsi="Trebuchet MS"/>
          <w:i/>
          <w:iCs/>
          <w:color w:val="000000"/>
          <w:sz w:val="20"/>
          <w:szCs w:val="20"/>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6A60BE7D" w:rsidR="006D6A6C" w:rsidRDefault="0050375B" w:rsidP="006D6A6C">
      <w:pPr>
        <w:spacing w:after="0" w:line="480" w:lineRule="auto"/>
      </w:pPr>
      <w:r>
        <w:tab/>
        <w:t>Conservation planning for rare and threatened species is often made more difficult by a lack of research and monitoring data. In such cases, managers may rely on qualitative assessments of species risk that lack explicit acknowledgement of uncertainty. Snakes are a group of high conservation concern that are also notoriously difficult to monitor. 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We conduct a sensitivity analysis to evaluate the sensitivity of outcomes to model inputs, a practice that may also be useful in </w:t>
      </w:r>
      <w:r>
        <w:lastRenderedPageBreak/>
        <w:t xml:space="preserve">recovery planning. </w:t>
      </w:r>
      <w:r>
        <w:rPr>
          <w:bCs/>
        </w:rPr>
        <w:t>Even when data are sparse, quantitative methods can often be used to produce rigorous and reproducible estimates of future status with quantifiable uncertainty.</w:t>
      </w:r>
    </w:p>
    <w:p w14:paraId="12C18C50" w14:textId="2D839D9F" w:rsidR="0050375B" w:rsidRDefault="0050375B" w:rsidP="006D6A6C">
      <w:pPr>
        <w:spacing w:after="0" w:line="480" w:lineRule="auto"/>
      </w:pP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66848FB4"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there may be many cases where even some knowledge of the species life history and ecology can be used to develop demographic projection models that result in quantitative assessments of resiliency and extinction risk</w:t>
      </w:r>
      <w:r w:rsidR="00B62839">
        <w:rPr>
          <w:bCs/>
        </w:rPr>
        <w:t xml:space="preserve"> and associated uncertainties</w:t>
      </w:r>
      <w:r>
        <w:rPr>
          <w:bCs/>
        </w:rPr>
        <w:t>. These quantitative projections allow for the explicit acknowledgement and incorporation of uncertainty and provide decision makers with more nuanced results upon which to base their decisions.</w:t>
      </w:r>
    </w:p>
    <w:p w14:paraId="30666C57" w14:textId="7D9AB812" w:rsidR="00E8385D" w:rsidRDefault="00DF60A5" w:rsidP="00F275B9">
      <w:pPr>
        <w:spacing w:after="0" w:line="480" w:lineRule="auto"/>
        <w:rPr>
          <w:bCs/>
        </w:rPr>
      </w:pPr>
      <w:r>
        <w:rPr>
          <w:bCs/>
        </w:rPr>
        <w:tab/>
        <w:t>Snakes are notoriously persecuted by humans worldwide</w:t>
      </w:r>
      <w:r w:rsidR="007615D7">
        <w:rPr>
          <w:bCs/>
        </w:rPr>
        <w:t xml:space="preserve"> and are a group of high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 xml:space="preserve">(Gibbons et </w:t>
      </w:r>
      <w:r w:rsidR="003575E5" w:rsidRPr="003575E5">
        <w:rPr>
          <w:bCs/>
          <w:noProof/>
        </w:rPr>
        <w:lastRenderedPageBreak/>
        <w:t>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21365820"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652E6F1"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used expert opinion and published studies to develop a demographic projection model, which was used to 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lastRenderedPageBreak/>
        <w:tab/>
        <w:t>The Puerto Rican boa is</w:t>
      </w:r>
      <w:r w:rsidR="008E39C1">
        <w:rPr>
          <w:bCs/>
        </w:rPr>
        <w:t xml:space="preserve"> a large boa t</w:t>
      </w:r>
      <w:r w:rsidR="007949C4">
        <w:rPr>
          <w:bCs/>
        </w:rPr>
        <w:t>hat grow</w:t>
      </w:r>
      <w:r w:rsidR="00373C7B">
        <w:rPr>
          <w:bCs/>
        </w:rPr>
        <w:t>s</w:t>
      </w:r>
      <w:r w:rsidR="007949C4">
        <w:rPr>
          <w:bCs/>
        </w:rPr>
        <w:t xml:space="preserve"> to an average size of </w:t>
      </w:r>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A5FE400"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r w:rsidR="002C224E">
        <w:t xml:space="preserve">species </w:t>
      </w:r>
      <w:r w:rsidR="00473112">
        <w:t xml:space="preserve">should 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4835C341" w:rsidR="00510D9F" w:rsidRPr="00BC0CFB" w:rsidRDefault="002C224E" w:rsidP="00BC0CFB">
      <w:pPr>
        <w:spacing w:after="0" w:line="480" w:lineRule="auto"/>
        <w:ind w:firstLine="720"/>
      </w:pPr>
      <w:r>
        <w:t>Based on the life history diagram, w</w:t>
      </w:r>
      <w:r w:rsidR="006508E6">
        <w:t xml:space="preserve">e developed a </w:t>
      </w:r>
      <w:r w:rsidR="00C37F60">
        <w:t>stage</w:t>
      </w:r>
      <w:r w:rsidR="006508E6">
        <w:t>-based</w:t>
      </w:r>
      <w:r w:rsidR="00CB2972">
        <w:t xml:space="preserve"> </w:t>
      </w:r>
      <w:r w:rsidR="006508E6">
        <w:t>Lefkovitch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lastRenderedPageBreak/>
        <w:t>survival</w:t>
      </w:r>
      <w:r w:rsidR="00436DEF">
        <w:t>, and growth</w:t>
      </w:r>
      <w:r w:rsidR="00C37F60">
        <w:t xml:space="preserve"> rates. 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9D0CE1"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1906A486" w:rsidR="00E20A75" w:rsidRDefault="00E20A75" w:rsidP="00E20A75">
      <w:pPr>
        <w:spacing w:after="0" w:line="480" w:lineRule="auto"/>
        <w:ind w:firstLine="720"/>
        <w:rPr>
          <w:rFonts w:eastAsiaTheme="minorEastAsia"/>
        </w:rPr>
      </w:pPr>
      <w:r>
        <w:rPr>
          <w:rFonts w:eastAsiaTheme="minorEastAsia"/>
        </w:rPr>
        <w:lastRenderedPageBreak/>
        <w:t>We imposed density dependence on this population in the form of a simple population ceiling</w:t>
      </w:r>
      <w:r w:rsidR="00BD62A3">
        <w:rPr>
          <w:rFonts w:eastAsiaTheme="minorEastAsia"/>
        </w:rPr>
        <w:t xml:space="preserve"> (Morris and Doak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A76C74">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005A729A" w:rsidRPr="005A729A">
        <w:t>2,274,174</w:t>
      </w:r>
      <w:r w:rsidR="005A729A">
        <w:t xml:space="preserve"> </w:t>
      </w:r>
      <w:r>
        <w:rPr>
          <w:rFonts w:eastAsiaTheme="minorEastAsia"/>
        </w:rPr>
        <w:t>individuals. 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carrying capacity 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737461AC" w:rsidR="00E20A75" w:rsidRDefault="00E20A75" w:rsidP="00E20A75">
      <w:pPr>
        <w:spacing w:after="0" w:line="480" w:lineRule="auto"/>
        <w:ind w:firstLine="720"/>
        <w:rPr>
          <w:rFonts w:eastAsiaTheme="minorEastAsia"/>
        </w:rPr>
      </w:pPr>
      <w:r>
        <w:rPr>
          <w:rFonts w:eastAsiaTheme="minorEastAsia"/>
        </w:rPr>
        <w:t>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 It </w:t>
      </w:r>
      <w:r w:rsidR="00652A44">
        <w:rPr>
          <w:rFonts w:eastAsiaTheme="minorEastAsia"/>
        </w:rPr>
        <w:t xml:space="preserve">is </w:t>
      </w:r>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w:t>
      </w:r>
      <w:r>
        <w:rPr>
          <w:rFonts w:eastAsiaTheme="minorEastAsia"/>
        </w:rPr>
        <w:lastRenderedPageBreak/>
        <w:t xml:space="preserve">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27034A16" w:rsidR="00217027" w:rsidRDefault="00217027" w:rsidP="00BC0CFB">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For the fecundity rates, we randomly drew an average value from a Log-normal distribution</w:t>
      </w:r>
      <w:r w:rsidR="00DC3F89">
        <w:rPr>
          <w:rFonts w:eastAsiaTheme="minorEastAsia"/>
        </w:rPr>
        <w:t xml:space="preserve"> </w:t>
      </w:r>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lastRenderedPageBreak/>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64BEF9FD"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4CD3E50B"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 xml:space="preserve">by the expert team. To evaluate the sensitivity of </w:t>
      </w:r>
      <w:r w:rsidRPr="009C4879">
        <w:rPr>
          <w:rFonts w:eastAsiaTheme="minorEastAsia"/>
        </w:rPr>
        <w:lastRenderedPageBreak/>
        <w:t>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which were the midpoints of the ranges used in the 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We also calculated the probability of quasi-extinction at </w:t>
      </w:r>
      <w:r w:rsidR="00294AA5">
        <w:rPr>
          <w:rFonts w:eastAsiaTheme="minorEastAsia"/>
        </w:rPr>
        <w:t xml:space="preserve">a </w:t>
      </w:r>
      <w:r w:rsidRPr="009C4879">
        <w:rPr>
          <w:rFonts w:eastAsiaTheme="minorEastAsia"/>
        </w:rPr>
        <w:t xml:space="preserve">conservative 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052F245" w14:textId="55862735" w:rsidR="00B650C2" w:rsidRDefault="00383DCF" w:rsidP="00A6587E">
      <w:pPr>
        <w:spacing w:after="0" w:line="480" w:lineRule="auto"/>
        <w:ind w:firstLine="720"/>
        <w:rPr>
          <w:rFonts w:eastAsiaTheme="minorEastAsia"/>
        </w:rPr>
      </w:pPr>
      <w:r>
        <w:rPr>
          <w:rFonts w:eastAsiaTheme="minorEastAsia"/>
        </w:rPr>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r w:rsidR="002134FC">
        <w:rPr>
          <w:rFonts w:eastAsiaTheme="minorEastAsia"/>
        </w:rPr>
        <w:t>The key threats to th</w:t>
      </w:r>
      <w:r w:rsidR="0093240B">
        <w:rPr>
          <w:rFonts w:eastAsiaTheme="minorEastAsia"/>
        </w:rPr>
        <w:t xml:space="preserve">e PR boa </w:t>
      </w:r>
      <w:r w:rsidR="002134FC">
        <w:rPr>
          <w:rFonts w:eastAsiaTheme="minorEastAsia"/>
        </w:rPr>
        <w:t xml:space="preserve">are habitat loss and </w:t>
      </w:r>
      <w:r w:rsidR="002134FC">
        <w:rPr>
          <w:rFonts w:eastAsiaTheme="minorEastAsia"/>
        </w:rPr>
        <w:lastRenderedPageBreak/>
        <w:t xml:space="preserve">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1B33D216" w:rsidR="00015663" w:rsidRDefault="00D52E2F" w:rsidP="006D6A6C">
      <w:pPr>
        <w:spacing w:after="0" w:line="480" w:lineRule="auto"/>
        <w:ind w:firstLine="720"/>
        <w:rPr>
          <w:rFonts w:eastAsiaTheme="minorEastAsia"/>
        </w:rPr>
      </w:pPr>
      <w:r>
        <w:rPr>
          <w:rFonts w:eastAsiaTheme="minorEastAsia"/>
        </w:rPr>
        <w:lastRenderedPageBreak/>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03613B4"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w:t>
      </w:r>
      <w:r w:rsidR="00445AC8">
        <w:rPr>
          <w:rFonts w:eastAsiaTheme="minorEastAsia"/>
        </w:rPr>
        <w:lastRenderedPageBreak/>
        <w:t xml:space="preserve">these thresholds as the proportion of replicates in which this occurred. </w:t>
      </w:r>
      <w:r w:rsidR="00FE208B">
        <w:rPr>
          <w:rFonts w:eastAsiaTheme="minorEastAsia"/>
        </w:rPr>
        <w:t xml:space="preserve">A conceptual diagram of the simulation model is provided in Figure 4. </w:t>
      </w: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430859A7"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xml:space="preserve">).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7CE3F7FE" w:rsidR="009627CF" w:rsidRDefault="000210EC" w:rsidP="006F7012">
      <w:pPr>
        <w:spacing w:after="0" w:line="480" w:lineRule="auto"/>
        <w:ind w:firstLine="720"/>
      </w:pPr>
      <w:r>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t>Our projection model indicated that the population is most likely to decline over a 30-year period under the status quo scenario, i.e. if the current rate of urbanization were to continue (</w:t>
      </w:r>
      <w:r w:rsidR="0048697E">
        <w:rPr>
          <w:rFonts w:eastAsiaTheme="minorEastAsia"/>
          <w:iCs/>
        </w:rPr>
        <w:t>Table 2, 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xml:space="preserve">% probability of stability or growth. Lower rates of urbanization were </w:t>
      </w:r>
      <w:r>
        <w:rPr>
          <w:rFonts w:eastAsiaTheme="minorEastAsia"/>
          <w:iCs/>
        </w:rPr>
        <w:lastRenderedPageBreak/>
        <w:t>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55918634"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w:t>
      </w:r>
      <w:r w:rsidR="007B2F03">
        <w:rPr>
          <w:bCs/>
        </w:rPr>
        <w:t xml:space="preserve">quasi-extinction </w:t>
      </w:r>
      <w:r>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on our estimates of the probability of quasi-extinction or population growth.</w:t>
      </w:r>
      <w:r w:rsidR="00383DCF">
        <w:rPr>
          <w:bCs/>
        </w:rPr>
        <w:t xml:space="preserve"> These sensitivity analyses can help managers see how predictions would change if model inputs are correct, identify how incorrect model inputs would have to be before management decisions would change, and establish priorities for future research.</w:t>
      </w:r>
      <w:r>
        <w:rPr>
          <w:bCs/>
        </w:rPr>
        <w:t xml:space="preserve"> </w:t>
      </w:r>
      <w:r w:rsidR="00ED33FB" w:rsidRPr="00F275B9">
        <w:rPr>
          <w:bCs/>
        </w:rPr>
        <w:t xml:space="preserve">Methods exist to formally elicit demographic parameter estimates and relationships </w:t>
      </w:r>
      <w:r w:rsidR="00ED33FB" w:rsidRPr="00F275B9">
        <w:rPr>
          <w:bCs/>
        </w:rPr>
        <w:lastRenderedPageBreak/>
        <w:t>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2BE5AEED"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w:t>
      </w:r>
      <w:r>
        <w:rPr>
          <w:bCs/>
        </w:rPr>
        <w:lastRenderedPageBreak/>
        <w:t xml:space="preserve">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r w:rsidR="000C3F84">
        <w:rPr>
          <w:bCs/>
        </w:rPr>
        <w:t>However,</w:t>
      </w:r>
      <w:r w:rsidR="002D1307">
        <w:rPr>
          <w:bCs/>
        </w:rPr>
        <w:t xml:space="preserve"> our sensitivity analysis indicated that, for our projections, changing this ceiling had little effect on population trajectories. </w:t>
      </w:r>
    </w:p>
    <w:p w14:paraId="69F9C8C1" w14:textId="782ED772" w:rsidR="00927C2F" w:rsidRDefault="00927C2F" w:rsidP="00A76C74">
      <w:pPr>
        <w:spacing w:after="0" w:line="480" w:lineRule="auto"/>
        <w:ind w:firstLine="720"/>
        <w:rPr>
          <w:bCs/>
        </w:rPr>
      </w:pPr>
      <w:r>
        <w:rPr>
          <w:bCs/>
        </w:rPr>
        <w:t xml:space="preserve">The sensitivity analyses were an important outcome of this modeling effort. Despite having limited information on demographic rates, we were still able to construct a model of population dynamics based on known features of the species life history. The sensitivity analyses of that model </w:t>
      </w:r>
      <w:r w:rsidR="00882617">
        <w:rPr>
          <w:bCs/>
        </w:rPr>
        <w:t>provide</w:t>
      </w:r>
      <w:r>
        <w:rPr>
          <w:bCs/>
        </w:rPr>
        <w:t xml:space="preserve"> insight into how the future trajectories would change if the elicited demographic rates are incorrect.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r w:rsidR="00D81544">
        <w:rPr>
          <w:bCs/>
        </w:rPr>
        <w:t xml:space="preserve">We can also conclude that mark recapture studies or other efforts to study the survival rates of adult boa would greatly improve confidence in our model predictions and </w:t>
      </w:r>
      <w:r w:rsidR="00882617">
        <w:rPr>
          <w:bCs/>
        </w:rPr>
        <w:t>utility for decision-making</w:t>
      </w:r>
      <w:r w:rsidR="00D81544">
        <w:rPr>
          <w:bCs/>
        </w:rPr>
        <w:t>.</w:t>
      </w:r>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1DCE9693" w14:textId="21943E1F" w:rsidR="00A76C74" w:rsidRDefault="00A76C74" w:rsidP="00A76C74">
      <w:pPr>
        <w:spacing w:line="480" w:lineRule="auto"/>
        <w:rPr>
          <w:b/>
        </w:rPr>
      </w:pP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lastRenderedPageBreak/>
        <w:t>ACKNOWLEDGMENTS</w:t>
      </w:r>
    </w:p>
    <w:p w14:paraId="17FC34A3" w14:textId="2F7844B9" w:rsidR="00A76C74" w:rsidRPr="00931223" w:rsidRDefault="00A76C74" w:rsidP="00931223">
      <w:pPr>
        <w:spacing w:line="480" w:lineRule="auto"/>
        <w:ind w:firstLine="720"/>
        <w:rPr>
          <w:rFonts w:cstheme="minorHAnsi"/>
        </w:rPr>
      </w:pPr>
      <w:r w:rsidRPr="00931223">
        <w:rPr>
          <w:rFonts w:cstheme="minorHAnsi"/>
        </w:rPr>
        <w:t xml:space="preserve">We thank the expert team for contributing their time and expertise to develop this model. We thank XX and reviewers for comments that improved the quality of this manuscript. The findings and conclusions in this article are those of the authors and do not necessarily represent the opinions of the U.S. Fish and Wildlife Service. </w:t>
      </w:r>
      <w:r w:rsidR="00622ECF">
        <w:rPr>
          <w:rFonts w:ascii="Trebuchet MS" w:hAnsi="Trebuchet MS"/>
          <w:color w:val="000000"/>
          <w:sz w:val="20"/>
          <w:szCs w:val="20"/>
        </w:rPr>
        <w:t>Any use of trade, firm, or product names is for descriptive purposes only and does not imply endorsement by the U.S. Government.</w:t>
      </w:r>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 NAF, CPM, and JPZ conceived the ideas; NAF and AMT designed methodology and analyzed the data with input from CPM, JPZ, and EMO;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t>Code availability</w:t>
      </w:r>
    </w:p>
    <w:p w14:paraId="053FCC80" w14:textId="290C0FD5" w:rsidR="00A76C74" w:rsidRPr="00931223" w:rsidRDefault="00A76C74" w:rsidP="00A76C74">
      <w:pPr>
        <w:tabs>
          <w:tab w:val="left" w:pos="1476"/>
        </w:tabs>
        <w:spacing w:after="0" w:line="480" w:lineRule="auto"/>
        <w:rPr>
          <w:rFonts w:cstheme="minorHAnsi"/>
        </w:rPr>
      </w:pPr>
      <w:r w:rsidRPr="00931223">
        <w:rPr>
          <w:rFonts w:cstheme="minorHAnsi"/>
        </w:rPr>
        <w:t>All code can be found at http://www.github.com/annamtucker/pr-boa.</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2DF97C47" w14:textId="3B5B2FF5" w:rsidR="00A76C74" w:rsidRPr="00A76C74" w:rsidRDefault="002A06B5" w:rsidP="00A76C74">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A76C74" w:rsidRPr="00A76C74">
        <w:rPr>
          <w:rFonts w:ascii="Calibri" w:hAnsi="Calibri" w:cs="Calibri"/>
          <w:noProof/>
          <w:szCs w:val="24"/>
        </w:rPr>
        <w:t>Battin, J. 2004. When Good Animals Love Bad Habitats: Ecological Traps and the Conservation of Animal Populations. Conservation Biology 18:1482–1491.</w:t>
      </w:r>
    </w:p>
    <w:p w14:paraId="5721886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Bland, L. M., and M. Böhm. 2016. Overcoming data deficiency in reptiles. Biological Conservation 204:16–22.</w:t>
      </w:r>
    </w:p>
    <w:p w14:paraId="3C7BDF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w:t>
      </w:r>
      <w:r w:rsidRPr="00A76C74">
        <w:rPr>
          <w:rFonts w:ascii="Calibri" w:hAnsi="Calibri" w:cs="Calibri"/>
          <w:noProof/>
          <w:szCs w:val="24"/>
        </w:rPr>
        <w:lastRenderedPageBreak/>
        <w:t xml:space="preserve">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w:t>
      </w:r>
      <w:r w:rsidRPr="00A76C74">
        <w:rPr>
          <w:rFonts w:ascii="Calibri" w:hAnsi="Calibri" w:cs="Calibri"/>
          <w:noProof/>
          <w:szCs w:val="24"/>
        </w:rPr>
        <w:lastRenderedPageBreak/>
        <w:t>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773D98D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Brito, D. 2010. Overcoming the Linnean shortfall: Data deficiency and biological survey priorities. Basic and Applied Ecology 11:709–713.</w:t>
      </w:r>
    </w:p>
    <w:p w14:paraId="111C788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Burghardt, G. M., J. B. Murphy, D. Chiszar, and M. Hutchins. 2009. Combating Ophiophobia: Origins, Treatment, Education, and Conservation Tools. Pages 262–280 </w:t>
      </w:r>
      <w:r w:rsidRPr="00A76C74">
        <w:rPr>
          <w:rFonts w:ascii="Calibri" w:hAnsi="Calibri" w:cs="Calibri"/>
          <w:i/>
          <w:iCs/>
          <w:noProof/>
          <w:szCs w:val="24"/>
        </w:rPr>
        <w:t>in</w:t>
      </w:r>
      <w:r w:rsidRPr="00A76C74">
        <w:rPr>
          <w:rFonts w:ascii="Calibri" w:hAnsi="Calibri" w:cs="Calibri"/>
          <w:noProof/>
          <w:szCs w:val="24"/>
        </w:rPr>
        <w:t xml:space="preserve"> S. J. Mullin and R. A. Seigel, editors. Snakes: Ecology and Conservation. Cornell University Press, Ithaca, NY.</w:t>
      </w:r>
    </w:p>
    <w:p w14:paraId="0C48640E"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2005. Risks and Decisions for Conservation and Environmental Management. Cambridge University Press, Cambridge, UK.</w:t>
      </w:r>
    </w:p>
    <w:p w14:paraId="5033297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2016. Trusting judgments: how to get the best out of experts. Cambridge University Press.</w:t>
      </w:r>
    </w:p>
    <w:p w14:paraId="55CB16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B2EA6E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Caswell, H. 2001. Matrix population models: construction, analysis, and interpretation. 2nd edition. Sinauer Associates, Inc., Sunderland, MA, USA.</w:t>
      </w:r>
    </w:p>
    <w:p w14:paraId="77C6A68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Conroy, M. J., and J. T. Peterson. 2013. Decision Making in Natural Resources Management. Wiley-Blackwell.</w:t>
      </w:r>
    </w:p>
    <w:p w14:paraId="1AEFF14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Drescher, M., A. H. Perera, C. J. Johnson, L. J. Buse, C. A. Drew, and M. A. Burgman. 2013. Toward rigorous use of expert knowledge in ecological research. Ecosphere 4:1–26.</w:t>
      </w:r>
    </w:p>
    <w:p w14:paraId="0206D42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Gibbons, J. W., D. E. Scott, T. J. Ryan, K. A. Buhlmann, T. D. Tuberville, B. S. Metts, J. L. Greene, T. Mills, Y. Leiden, S. Poppy, and C. T. Winne. 2000. The Global Decline of Reptiles, Déjà Vu Amphibians. </w:t>
      </w:r>
      <w:r w:rsidRPr="00A76C74">
        <w:rPr>
          <w:rFonts w:ascii="Calibri" w:hAnsi="Calibri" w:cs="Calibri"/>
          <w:noProof/>
          <w:szCs w:val="24"/>
        </w:rPr>
        <w:lastRenderedPageBreak/>
        <w:t>BioScience 50:653.</w:t>
      </w:r>
    </w:p>
    <w:p w14:paraId="5B04D27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Gilpin, M. E., and M. E. Soulé. 1986. Minimum viable populations: processes of species extinctions. Pages 19–34 </w:t>
      </w:r>
      <w:r w:rsidRPr="00A76C74">
        <w:rPr>
          <w:rFonts w:ascii="Calibri" w:hAnsi="Calibri" w:cs="Calibri"/>
          <w:i/>
          <w:iCs/>
          <w:noProof/>
          <w:szCs w:val="24"/>
        </w:rPr>
        <w:t>in</w:t>
      </w:r>
      <w:r w:rsidRPr="00A76C74">
        <w:rPr>
          <w:rFonts w:ascii="Calibri" w:hAnsi="Calibri" w:cs="Calibri"/>
          <w:noProof/>
          <w:szCs w:val="24"/>
        </w:rPr>
        <w:t xml:space="preserve"> M. E. Soulé, editor. Conservation Biology: the Science of Scarcity and Diversity. Sinauer Associates, Inc., Sunderland, MA, USA.</w:t>
      </w:r>
    </w:p>
    <w:p w14:paraId="630A652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20D7CF8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Huff, T. A. 1978. Breeding the Puerto Rican boa at the Reptile Breeding Foundation. International Zoo Yearbook 16:81–82.</w:t>
      </w:r>
    </w:p>
    <w:p w14:paraId="12405A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49CEB52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Martin, T. G., M. A. Burgman, F. Fidler, P. M. Kuhnert, S. Low-Choy, M. Mcbride, and K. Mengersen. 2012. Eliciting Expert Knowledge in Conservation Science. Conservation Biology 26:29–38.</w:t>
      </w:r>
    </w:p>
    <w:p w14:paraId="1A07603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8041FA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413E866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M. C. Runge, and M. a. Larson. 2011. Incorporating parametric uncertainty into population viability analysis models. Biological Conservation 144:1400–1408.</w:t>
      </w:r>
    </w:p>
    <w:p w14:paraId="16B6331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Morris, W. F., and D. F. Doak. 2002. Quantitative Conservation Biology. Sinauer Associates, Inc., Sunderland, MA, USA.</w:t>
      </w:r>
    </w:p>
    <w:p w14:paraId="66D3033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Mulero-Oliveras, E. S. 2019. Population and habitat utilization of the Puerto Rican boa (Chilabothrus </w:t>
      </w:r>
      <w:r w:rsidRPr="00A76C74">
        <w:rPr>
          <w:rFonts w:ascii="Calibri" w:hAnsi="Calibri" w:cs="Calibri"/>
          <w:noProof/>
          <w:szCs w:val="24"/>
        </w:rPr>
        <w:lastRenderedPageBreak/>
        <w:t>inornatus) in an urban fragmented habitat. University of Puerto Rico.</w:t>
      </w:r>
    </w:p>
    <w:p w14:paraId="482F83F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Mullin, S. J., and R. A. Seigel, editors. 2009. Snakes: Ecology and Conservation. Cornell University Press, Ithaca, NY.</w:t>
      </w:r>
    </w:p>
    <w:p w14:paraId="61E56D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Puente Rolon, A. R. 2012. Reproductive ecology, fitness, and management of the Puerto Rican Boa (Epicrates inornatus, Boidae). University of Puerto Rico.</w:t>
      </w:r>
    </w:p>
    <w:p w14:paraId="39953D8D"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 Core Team. 2016. R: A language and environment for statistical computing. R Foundation for Statistical Computing, Vienna, Austria.</w:t>
      </w:r>
    </w:p>
    <w:p w14:paraId="2D671C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67ABB95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Rios-López, N., and T. M. Aide. 2007. Herpetofaunal Dynamics During Secondary Succession. Herpetologica 63:35–50.</w:t>
      </w:r>
    </w:p>
    <w:p w14:paraId="41F16B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Schlaepfer, M. A., M. C. Runge, P. W. Sherman, and P. W. Sherman. 2002. Ecological and evolutionary traps. Trends in Ecology &amp; Evolution 17:474–480.</w:t>
      </w:r>
    </w:p>
    <w:p w14:paraId="65A7EA37"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Stubben, C., and B. Milligan. 2007. Estimating and Analyzing Demographic Models Using the popbio package in R. Journal of Statistical Software 22.</w:t>
      </w:r>
    </w:p>
    <w:p w14:paraId="75D12B4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Tolson, P. J. 1992. The Reproductive Biology of the Neotropical Boid Genus Epicrates (Serpentes:Boidae). Page </w:t>
      </w:r>
      <w:r w:rsidRPr="00A76C74">
        <w:rPr>
          <w:rFonts w:ascii="Calibri" w:hAnsi="Calibri" w:cs="Calibri"/>
          <w:i/>
          <w:iCs/>
          <w:noProof/>
          <w:szCs w:val="24"/>
        </w:rPr>
        <w:t>in</w:t>
      </w:r>
      <w:r w:rsidRPr="00A76C74">
        <w:rPr>
          <w:rFonts w:ascii="Calibri" w:hAnsi="Calibri" w:cs="Calibri"/>
          <w:noProof/>
          <w:szCs w:val="24"/>
        </w:rPr>
        <w:t xml:space="preserve"> W. C. Hamlett, editor. Reproductive Biology of South American Vertebrates. Springer, New York, NY.</w:t>
      </w:r>
    </w:p>
    <w:p w14:paraId="747620D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72D63D5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rPr>
      </w:pPr>
      <w:r w:rsidRPr="00A76C74">
        <w:rPr>
          <w:rFonts w:ascii="Calibri" w:hAnsi="Calibri" w:cs="Calibri"/>
          <w:noProof/>
          <w:szCs w:val="24"/>
        </w:rPr>
        <w:t xml:space="preserve">Winne, C. T., J. D. Willson, B. D. Todd, K. M. Andrews, and J. W. Gibbons. 2007. Enigmatic Decline of a Protected Population of Eastern Kingsnakes, Lampropeltis Getula, in South Carolina. Copeia </w:t>
      </w:r>
      <w:r w:rsidRPr="00A76C74">
        <w:rPr>
          <w:rFonts w:ascii="Calibri" w:hAnsi="Calibri" w:cs="Calibri"/>
          <w:noProof/>
          <w:szCs w:val="24"/>
        </w:rPr>
        <w:lastRenderedPageBreak/>
        <w:t>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77777777"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xml:space="preserve">. Stage-specific demographic rates. 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9D0CE1"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D593066" w:rsidR="00BC0CFB" w:rsidRPr="00436159" w:rsidRDefault="00BC0CFB" w:rsidP="00BC0CFB">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ins w:id="0" w:author="Anna Tucker" w:date="2020-03-04T13:43:00Z">
              <w:r w:rsidR="009B75B9">
                <w:rPr>
                  <w:rFonts w:eastAsiaTheme="minorEastAsia"/>
                  <w:vertAlign w:val="superscript"/>
                </w:rPr>
                <w:t>b</w:t>
              </w:r>
            </w:ins>
            <w:proofErr w:type="spellEnd"/>
            <w:del w:id="1" w:author="Anna Tucker" w:date="2020-03-04T13:43:00Z">
              <w:r w:rsidDel="009B75B9">
                <w:rPr>
                  <w:rFonts w:eastAsiaTheme="minorEastAsia"/>
                  <w:vertAlign w:val="superscript"/>
                </w:rPr>
                <w:delText>c</w:delText>
              </w:r>
            </w:del>
          </w:p>
        </w:tc>
      </w:tr>
      <w:tr w:rsidR="00BC0CFB" w14:paraId="5E608EE0" w14:textId="77777777" w:rsidTr="009E3840">
        <w:tc>
          <w:tcPr>
            <w:tcW w:w="1634" w:type="dxa"/>
            <w:vAlign w:val="center"/>
          </w:tcPr>
          <w:p w14:paraId="49F5F2CA"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703FDDC7" w:rsidR="00BC0CFB" w:rsidRPr="005F08A1" w:rsidRDefault="00BC0CFB" w:rsidP="00BC0CFB">
            <w:pPr>
              <w:jc w:val="center"/>
              <w:rPr>
                <w:rFonts w:eastAsiaTheme="minorEastAsia"/>
              </w:rPr>
            </w:pPr>
            <w:r>
              <w:rPr>
                <w:rFonts w:eastAsiaTheme="minorEastAsia"/>
              </w:rPr>
              <w:t>Average clutch size is 18 (range = 12-</w:t>
            </w:r>
            <w:proofErr w:type="gramStart"/>
            <w:r>
              <w:rPr>
                <w:rFonts w:eastAsiaTheme="minorEastAsia"/>
              </w:rPr>
              <w:t>32)</w:t>
            </w:r>
            <w:r w:rsidRPr="00436159">
              <w:rPr>
                <w:rFonts w:eastAsiaTheme="minorEastAsia"/>
                <w:vertAlign w:val="superscript"/>
              </w:rPr>
              <w:t>b</w:t>
            </w:r>
            <w:proofErr w:type="gramEnd"/>
            <w:r w:rsidRPr="00436159">
              <w:rPr>
                <w:rFonts w:eastAsiaTheme="minorEastAsia"/>
                <w:vertAlign w:val="superscript"/>
              </w:rPr>
              <w:t>,c</w:t>
            </w:r>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ins w:id="2" w:author="Anna Tucker" w:date="2020-03-04T13:43:00Z">
              <w:r w:rsidR="009B75B9">
                <w:rPr>
                  <w:rFonts w:eastAsiaTheme="minorEastAsia"/>
                  <w:vertAlign w:val="superscript"/>
                </w:rPr>
                <w:t>c</w:t>
              </w:r>
            </w:ins>
            <w:proofErr w:type="spellEnd"/>
            <w:del w:id="3" w:author="Anna Tucker" w:date="2020-03-04T13:43:00Z">
              <w:r w:rsidDel="009B75B9">
                <w:rPr>
                  <w:rFonts w:eastAsiaTheme="minorEastAsia"/>
                  <w:vertAlign w:val="superscript"/>
                </w:rPr>
                <w:delText>d</w:delText>
              </w:r>
            </w:del>
          </w:p>
        </w:tc>
      </w:tr>
      <w:tr w:rsidR="00BC0CFB" w14:paraId="03494396" w14:textId="77777777" w:rsidTr="009E3840">
        <w:tc>
          <w:tcPr>
            <w:tcW w:w="1634" w:type="dxa"/>
            <w:vAlign w:val="center"/>
          </w:tcPr>
          <w:p w14:paraId="65581BD6" w14:textId="77777777" w:rsidR="00BC0CFB" w:rsidRDefault="009D0CE1"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2CB27190" w14:textId="4AC18F1E" w:rsidR="00BC0CFB" w:rsidRPr="00436159" w:rsidDel="009B75B9" w:rsidRDefault="00BC0CFB" w:rsidP="00BC0CFB">
      <w:pPr>
        <w:spacing w:after="0" w:line="240" w:lineRule="auto"/>
        <w:rPr>
          <w:del w:id="4" w:author="Anna Tucker" w:date="2020-03-04T13:43:00Z"/>
          <w:rFonts w:eastAsiaTheme="minorEastAsia"/>
        </w:rPr>
      </w:pPr>
      <w:del w:id="5" w:author="Anna Tucker" w:date="2020-03-04T13:43:00Z">
        <w:r w:rsidDel="009B75B9">
          <w:rPr>
            <w:rFonts w:eastAsiaTheme="minorEastAsia"/>
            <w:vertAlign w:val="superscript"/>
          </w:rPr>
          <w:delText>a</w:delText>
        </w:r>
        <w:r w:rsidDel="009B75B9">
          <w:rPr>
            <w:rFonts w:eastAsiaTheme="minorEastAsia"/>
          </w:rPr>
          <w:delText xml:space="preserve">P. Tolson </w:delText>
        </w:r>
        <w:bookmarkStart w:id="6" w:name="_GoBack"/>
        <w:r w:rsidDel="009B75B9">
          <w:rPr>
            <w:rFonts w:eastAsiaTheme="minorEastAsia"/>
          </w:rPr>
          <w:delText>pers. comm.</w:delText>
        </w:r>
        <w:bookmarkEnd w:id="6"/>
      </w:del>
    </w:p>
    <w:p w14:paraId="54BB7143" w14:textId="69DAC871" w:rsidR="00BC0CFB" w:rsidRDefault="00BC0CFB" w:rsidP="00BC0CFB">
      <w:pPr>
        <w:spacing w:after="0" w:line="240" w:lineRule="auto"/>
        <w:rPr>
          <w:rFonts w:eastAsiaTheme="minorEastAsia"/>
        </w:rPr>
      </w:pPr>
      <w:del w:id="7" w:author="Anna Tucker" w:date="2020-03-04T13:43:00Z">
        <w:r w:rsidDel="009B75B9">
          <w:rPr>
            <w:rFonts w:eastAsiaTheme="minorEastAsia"/>
            <w:vertAlign w:val="superscript"/>
          </w:rPr>
          <w:delText>b</w:delText>
        </w:r>
      </w:del>
      <w:proofErr w:type="spellStart"/>
      <w:ins w:id="8" w:author="Anna Tucker" w:date="2020-03-04T13:43:00Z">
        <w:r w:rsidR="009B75B9">
          <w:rPr>
            <w:rFonts w:eastAsiaTheme="minorEastAsia"/>
            <w:vertAlign w:val="superscript"/>
          </w:rPr>
          <w:t>a</w:t>
        </w:r>
      </w:ins>
      <w:r>
        <w:rPr>
          <w:rFonts w:eastAsiaTheme="minorEastAsia"/>
        </w:rPr>
        <w:fldChar w:fldCharType="begin" w:fldLock="1"/>
      </w:r>
      <w:r>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Pr>
          <w:rFonts w:eastAsiaTheme="minorEastAsia"/>
        </w:rPr>
        <w:fldChar w:fldCharType="separate"/>
      </w:r>
      <w:r w:rsidRPr="004641A5">
        <w:rPr>
          <w:rFonts w:eastAsiaTheme="minorEastAsia"/>
          <w:noProof/>
        </w:rPr>
        <w:t>Tolson</w:t>
      </w:r>
      <w:proofErr w:type="spellEnd"/>
      <w:r w:rsidRPr="004641A5">
        <w:rPr>
          <w:rFonts w:eastAsiaTheme="minorEastAsia"/>
          <w:noProof/>
        </w:rPr>
        <w:t xml:space="preserve"> 1992</w:t>
      </w:r>
      <w:r>
        <w:rPr>
          <w:rFonts w:eastAsiaTheme="minorEastAsia"/>
        </w:rPr>
        <w:fldChar w:fldCharType="end"/>
      </w:r>
    </w:p>
    <w:p w14:paraId="35F500EA" w14:textId="5130990F" w:rsidR="00BC0CFB" w:rsidRDefault="009B75B9" w:rsidP="00BC0CFB">
      <w:pPr>
        <w:spacing w:after="0" w:line="240" w:lineRule="auto"/>
        <w:rPr>
          <w:rFonts w:eastAsiaTheme="minorEastAsia"/>
        </w:rPr>
      </w:pPr>
      <w:proofErr w:type="spellStart"/>
      <w:ins w:id="9" w:author="Anna Tucker" w:date="2020-03-04T13:43:00Z">
        <w:r>
          <w:rPr>
            <w:rFonts w:eastAsiaTheme="minorEastAsia"/>
            <w:vertAlign w:val="superscript"/>
          </w:rPr>
          <w:t>b</w:t>
        </w:r>
      </w:ins>
      <w:del w:id="10" w:author="Anna Tucker" w:date="2020-03-04T13:43:00Z">
        <w:r w:rsidR="00BC0CFB" w:rsidDel="009B75B9">
          <w:rPr>
            <w:rFonts w:eastAsiaTheme="minorEastAsia"/>
            <w:vertAlign w:val="superscript"/>
          </w:rPr>
          <w:delText>c</w:delText>
        </w:r>
      </w:del>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BC0CFB">
        <w:rPr>
          <w:rFonts w:eastAsiaTheme="minorEastAsia"/>
          <w:vertAlign w:val="superscript"/>
        </w:rPr>
        <w:fldChar w:fldCharType="separate"/>
      </w:r>
      <w:r w:rsidR="00BC0CFB" w:rsidRPr="004641A5">
        <w:rPr>
          <w:rFonts w:eastAsiaTheme="minorEastAsia"/>
          <w:noProof/>
        </w:rPr>
        <w:t>Puente</w:t>
      </w:r>
      <w:r w:rsidR="00BC0CFB">
        <w:rPr>
          <w:rFonts w:eastAsiaTheme="minorEastAsia"/>
          <w:noProof/>
        </w:rPr>
        <w:t>-</w:t>
      </w:r>
      <w:r w:rsidR="00BC0CFB" w:rsidRPr="004641A5">
        <w:rPr>
          <w:rFonts w:eastAsiaTheme="minorEastAsia"/>
          <w:noProof/>
        </w:rPr>
        <w:t>Rolon</w:t>
      </w:r>
      <w:proofErr w:type="spellEnd"/>
      <w:r w:rsidR="00BC0CFB" w:rsidRPr="004641A5">
        <w:rPr>
          <w:rFonts w:eastAsiaTheme="minorEastAsia"/>
          <w:noProof/>
        </w:rPr>
        <w:t xml:space="preserve"> 2012</w:t>
      </w:r>
      <w:r w:rsidR="00BC0CFB">
        <w:rPr>
          <w:rFonts w:eastAsiaTheme="minorEastAsia"/>
          <w:vertAlign w:val="superscript"/>
        </w:rPr>
        <w:fldChar w:fldCharType="end"/>
      </w:r>
    </w:p>
    <w:p w14:paraId="1330E83A" w14:textId="3356F789" w:rsidR="00BC0CFB" w:rsidRPr="009002A2" w:rsidRDefault="009B75B9" w:rsidP="00BC0CFB">
      <w:pPr>
        <w:spacing w:after="0" w:line="240" w:lineRule="auto"/>
        <w:rPr>
          <w:rFonts w:eastAsiaTheme="minorEastAsia"/>
        </w:rPr>
      </w:pPr>
      <w:proofErr w:type="spellStart"/>
      <w:ins w:id="11" w:author="Anna Tucker" w:date="2020-03-04T13:43:00Z">
        <w:r>
          <w:rPr>
            <w:rFonts w:eastAsiaTheme="minorEastAsia"/>
            <w:vertAlign w:val="superscript"/>
          </w:rPr>
          <w:t>c</w:t>
        </w:r>
      </w:ins>
      <w:del w:id="12" w:author="Anna Tucker" w:date="2020-03-04T13:43:00Z">
        <w:r w:rsidR="00BC0CFB" w:rsidDel="009B75B9">
          <w:rPr>
            <w:rFonts w:eastAsiaTheme="minorEastAsia"/>
            <w:vertAlign w:val="superscript"/>
          </w:rPr>
          <w:delText>d</w:delText>
        </w:r>
      </w:del>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sidR="00BC0CFB">
        <w:rPr>
          <w:rFonts w:eastAsiaTheme="minorEastAsia"/>
          <w:vertAlign w:val="superscript"/>
        </w:rPr>
        <w:fldChar w:fldCharType="separate"/>
      </w:r>
      <w:r w:rsidR="00BC0CFB" w:rsidRPr="009002A2">
        <w:rPr>
          <w:rFonts w:eastAsiaTheme="minorEastAsia"/>
          <w:noProof/>
        </w:rPr>
        <w:t>Huff</w:t>
      </w:r>
      <w:proofErr w:type="spellEnd"/>
      <w:r w:rsidR="00BC0CFB" w:rsidRPr="009002A2">
        <w:rPr>
          <w:rFonts w:eastAsiaTheme="minorEastAsia"/>
          <w:noProof/>
        </w:rPr>
        <w:t xml:space="preserve"> 1978</w:t>
      </w:r>
      <w:r w:rsidR="00BC0CFB">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77777777" w:rsidR="00BC0CFB" w:rsidRDefault="00BC0CFB" w:rsidP="00BC0CFB">
      <w:pPr>
        <w:spacing w:after="0" w:line="480" w:lineRule="auto"/>
      </w:pPr>
      <w:r w:rsidRPr="002A6EAC">
        <w:rPr>
          <w:b/>
          <w:bCs/>
        </w:rPr>
        <w:t>Figure 1</w:t>
      </w:r>
      <w:r>
        <w:t>. Life cycle and stage-based matrix model for the Puerto Rican boa.</w:t>
      </w:r>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lastRenderedPageBreak/>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2"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276F9BB4"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01BA8601" w14:textId="77777777" w:rsidR="00A6587E" w:rsidRDefault="00A6587E" w:rsidP="00A6587E">
      <w:pPr>
        <w:spacing w:after="0" w:line="240" w:lineRule="auto"/>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p w14:paraId="0DE17070" w14:textId="0C42F12F" w:rsidR="00A6587E" w:rsidRPr="00BC0CFB" w:rsidRDefault="00A6587E" w:rsidP="006D6A6C">
      <w:pPr>
        <w:spacing w:line="480" w:lineRule="auto"/>
        <w:sectPr w:rsidR="00A6587E" w:rsidRPr="00BC0CFB" w:rsidSect="00B650C2">
          <w:footerReference w:type="default" r:id="rId17"/>
          <w:pgSz w:w="12240" w:h="15840"/>
          <w:pgMar w:top="1440" w:right="1440" w:bottom="1440" w:left="1440" w:header="720" w:footer="720" w:gutter="0"/>
          <w:lnNumType w:countBy="1" w:restart="continuous"/>
          <w:cols w:space="720"/>
          <w:docGrid w:linePitch="360"/>
        </w:sectPr>
      </w:pPr>
    </w:p>
    <w:p w14:paraId="71B56655" w14:textId="77777777" w:rsidR="00BC0CFB" w:rsidRDefault="00BC0CFB" w:rsidP="006D6A6C">
      <w:pPr>
        <w:spacing w:after="0" w:line="240" w:lineRule="auto"/>
        <w:rPr>
          <w:b/>
          <w:bCs/>
        </w:rPr>
      </w:pPr>
    </w:p>
    <w:p w14:paraId="0D8C5038" w14:textId="60E5FA04" w:rsidR="00E6605B" w:rsidRPr="00AC11C7" w:rsidRDefault="00E6605B" w:rsidP="006D6A6C">
      <w:pPr>
        <w:spacing w:after="0" w:line="240" w:lineRule="auto"/>
        <w:rPr>
          <w:b/>
          <w:bCs/>
        </w:rPr>
      </w:pPr>
      <w:r w:rsidRPr="00AC11C7">
        <w:rPr>
          <w:b/>
          <w:bCs/>
        </w:rPr>
        <w:t>Appendix A: Simulation model diagram</w:t>
      </w:r>
    </w:p>
    <w:p w14:paraId="3999FAF1" w14:textId="77777777" w:rsidR="00E6605B" w:rsidRDefault="00E6605B" w:rsidP="006D6A6C">
      <w:pPr>
        <w:spacing w:after="0" w:line="240" w:lineRule="auto"/>
      </w:pPr>
    </w:p>
    <w:p w14:paraId="4976102E" w14:textId="5D3423F8" w:rsidR="00E6605B" w:rsidRDefault="00E6605B" w:rsidP="006D6A6C">
      <w:pPr>
        <w:spacing w:after="0" w:line="240" w:lineRule="auto"/>
        <w:jc w:val="center"/>
        <w:rPr>
          <w:u w:val="single"/>
        </w:rPr>
      </w:pPr>
      <w:r>
        <w:rPr>
          <w:noProof/>
          <w:u w:val="single"/>
        </w:rPr>
        <w:drawing>
          <wp:inline distT="0" distB="0" distL="0" distR="0" wp14:anchorId="3454C3B3" wp14:editId="73ADB17A">
            <wp:extent cx="8229600" cy="46005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rates-example.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600575"/>
                    </a:xfrm>
                    <a:prstGeom prst="rect">
                      <a:avLst/>
                    </a:prstGeom>
                    <a:ln>
                      <a:noFill/>
                    </a:ln>
                  </pic:spPr>
                </pic:pic>
              </a:graphicData>
            </a:graphic>
          </wp:inline>
        </w:drawing>
      </w:r>
    </w:p>
    <w:p w14:paraId="29408F29" w14:textId="77777777" w:rsidR="00E6605B" w:rsidRDefault="00E6605B" w:rsidP="006D6A6C">
      <w:pPr>
        <w:spacing w:after="0" w:line="240" w:lineRule="auto"/>
        <w:rPr>
          <w:u w:val="single"/>
        </w:rPr>
      </w:pPr>
    </w:p>
    <w:p w14:paraId="7ECA84B3" w14:textId="04CFE294" w:rsidR="00E6605B" w:rsidRPr="00E6605B" w:rsidRDefault="00E6605B" w:rsidP="006D6A6C">
      <w:pPr>
        <w:spacing w:after="0" w:line="240" w:lineRule="auto"/>
        <w:sectPr w:rsidR="00E6605B" w:rsidRPr="00E6605B" w:rsidSect="00E6605B">
          <w:pgSz w:w="15840" w:h="12240" w:orient="landscape"/>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5FEE70EF" w14:textId="0918CC0A" w:rsidR="00F12394" w:rsidRPr="00F12394" w:rsidRDefault="00F12394" w:rsidP="006D6A6C">
      <w:pPr>
        <w:spacing w:line="240" w:lineRule="auto"/>
        <w:rPr>
          <w:b/>
          <w:bCs/>
        </w:rPr>
      </w:pPr>
      <w:r>
        <w:rPr>
          <w:b/>
          <w:bCs/>
        </w:rPr>
        <w:lastRenderedPageBreak/>
        <w:t>Appendix B: Sensitivity Analysis</w:t>
      </w:r>
    </w:p>
    <w:p w14:paraId="20FB91AA" w14:textId="77777777" w:rsidR="00F12394" w:rsidRDefault="00F12394" w:rsidP="006D6A6C">
      <w:pPr>
        <w:spacing w:line="240" w:lineRule="auto"/>
        <w:rPr>
          <w:b/>
          <w:bCs/>
        </w:rPr>
      </w:pPr>
    </w:p>
    <w:p w14:paraId="2864E62E" w14:textId="2AE72954" w:rsidR="00F12394" w:rsidRDefault="00397C61" w:rsidP="002F2ADF">
      <w:pPr>
        <w:spacing w:line="240" w:lineRule="auto"/>
      </w:pPr>
      <w:r>
        <w:rPr>
          <w:b/>
          <w:bCs/>
        </w:rPr>
        <w:t xml:space="preserve">Table </w:t>
      </w:r>
      <w:r w:rsidR="00F12394">
        <w:rPr>
          <w:b/>
          <w:bCs/>
        </w:rPr>
        <w:t>B</w:t>
      </w:r>
      <w:r w:rsidR="001832A5">
        <w:rPr>
          <w:b/>
          <w:bCs/>
        </w:rPr>
        <w:t>1</w:t>
      </w:r>
      <w:r>
        <w:rPr>
          <w:b/>
          <w:bCs/>
        </w:rPr>
        <w:t xml:space="preserve">. </w:t>
      </w:r>
      <w:r>
        <w:t>Scenarios used to evaluate the effect of assuming a lower maximum density on model outputs.</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2F2ADF" w:rsidRPr="006352FB" w14:paraId="3914BEF4" w14:textId="77777777" w:rsidTr="00073A88">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281E685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31963012"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69BEECA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5C8AB201"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4FDBA9FA"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2F2ADF" w:rsidRPr="006352FB" w14:paraId="60A62B4D" w14:textId="77777777" w:rsidTr="00073A88">
        <w:trPr>
          <w:trHeight w:val="630"/>
        </w:trPr>
        <w:tc>
          <w:tcPr>
            <w:tcW w:w="1170" w:type="dxa"/>
            <w:vMerge/>
            <w:tcBorders>
              <w:top w:val="nil"/>
              <w:left w:val="nil"/>
              <w:bottom w:val="single" w:sz="4" w:space="0" w:color="000000"/>
              <w:right w:val="nil"/>
            </w:tcBorders>
            <w:shd w:val="clear" w:color="auto" w:fill="auto"/>
            <w:vAlign w:val="center"/>
            <w:hideMark/>
          </w:tcPr>
          <w:p w14:paraId="6BEE5607" w14:textId="77777777" w:rsidR="002F2ADF" w:rsidRPr="006352FB" w:rsidRDefault="002F2ADF" w:rsidP="00073A88">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31673E02" w14:textId="77777777" w:rsidR="002F2ADF" w:rsidRPr="006352FB" w:rsidRDefault="002F2ADF" w:rsidP="00073A88">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60C2A91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26DECE4C"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4C9D10C0"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98791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346AD51B" w14:textId="77777777" w:rsidR="002F2ADF" w:rsidRPr="006352FB" w:rsidRDefault="002F2ADF" w:rsidP="00073A88">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017E2D8D" w14:textId="77777777" w:rsidR="002F2ADF" w:rsidRPr="006352FB" w:rsidRDefault="002F2ADF" w:rsidP="00073A88">
            <w:pPr>
              <w:spacing w:after="0" w:line="240" w:lineRule="auto"/>
              <w:rPr>
                <w:rFonts w:ascii="Calibri" w:eastAsia="Times New Roman" w:hAnsi="Calibri" w:cs="Calibri"/>
                <w:b/>
                <w:bCs/>
                <w:color w:val="000000"/>
              </w:rPr>
            </w:pPr>
          </w:p>
        </w:tc>
      </w:tr>
      <w:tr w:rsidR="002F2ADF" w:rsidRPr="006352FB" w14:paraId="033AB71B" w14:textId="77777777" w:rsidTr="00073A88">
        <w:trPr>
          <w:trHeight w:val="600"/>
        </w:trPr>
        <w:tc>
          <w:tcPr>
            <w:tcW w:w="1170" w:type="dxa"/>
            <w:tcBorders>
              <w:top w:val="nil"/>
              <w:left w:val="nil"/>
              <w:bottom w:val="nil"/>
              <w:right w:val="nil"/>
            </w:tcBorders>
            <w:shd w:val="clear" w:color="auto" w:fill="auto"/>
            <w:noWrap/>
            <w:vAlign w:val="center"/>
            <w:hideMark/>
          </w:tcPr>
          <w:p w14:paraId="61D801D6"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36CB646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3D6BDD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03D004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4F4149B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6B6A13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7754893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121A81B"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142194FD" w14:textId="77777777" w:rsidTr="00073A88">
        <w:trPr>
          <w:trHeight w:val="600"/>
        </w:trPr>
        <w:tc>
          <w:tcPr>
            <w:tcW w:w="1170" w:type="dxa"/>
            <w:tcBorders>
              <w:top w:val="nil"/>
              <w:left w:val="nil"/>
              <w:bottom w:val="nil"/>
              <w:right w:val="nil"/>
            </w:tcBorders>
            <w:shd w:val="clear" w:color="auto" w:fill="auto"/>
            <w:noWrap/>
            <w:vAlign w:val="center"/>
            <w:hideMark/>
          </w:tcPr>
          <w:p w14:paraId="7E8F2920"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5299D4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3884A16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3311E7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E69EB6F"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6079CA0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3B47698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3DA8E9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r w:rsidR="002F2ADF" w:rsidRPr="006352FB" w14:paraId="73EC41F5" w14:textId="77777777" w:rsidTr="00073A88">
        <w:trPr>
          <w:trHeight w:val="600"/>
        </w:trPr>
        <w:tc>
          <w:tcPr>
            <w:tcW w:w="1170" w:type="dxa"/>
            <w:tcBorders>
              <w:top w:val="nil"/>
              <w:left w:val="nil"/>
              <w:bottom w:val="nil"/>
              <w:right w:val="nil"/>
            </w:tcBorders>
            <w:shd w:val="clear" w:color="auto" w:fill="auto"/>
            <w:noWrap/>
            <w:vAlign w:val="center"/>
            <w:hideMark/>
          </w:tcPr>
          <w:p w14:paraId="675D7A7C"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830D9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550DABF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088B6E77"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68197A2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346F5F5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2FA86EA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BAA00C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4E49A608" w14:textId="77777777" w:rsidTr="00073A88">
        <w:trPr>
          <w:trHeight w:val="600"/>
        </w:trPr>
        <w:tc>
          <w:tcPr>
            <w:tcW w:w="1170" w:type="dxa"/>
            <w:tcBorders>
              <w:top w:val="nil"/>
              <w:left w:val="nil"/>
              <w:bottom w:val="single" w:sz="4" w:space="0" w:color="auto"/>
              <w:right w:val="nil"/>
            </w:tcBorders>
            <w:shd w:val="clear" w:color="auto" w:fill="auto"/>
            <w:noWrap/>
            <w:vAlign w:val="center"/>
            <w:hideMark/>
          </w:tcPr>
          <w:p w14:paraId="49AB3D6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49606E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1374EC99"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07A574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181F0F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210739E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2D446573"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33F4B82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01294A92" w14:textId="77777777" w:rsidR="002F2ADF" w:rsidRDefault="002F2ADF" w:rsidP="002F2ADF">
      <w:pPr>
        <w:spacing w:line="240" w:lineRule="auto"/>
        <w:rPr>
          <w:b/>
          <w:bCs/>
        </w:rPr>
      </w:pPr>
    </w:p>
    <w:p w14:paraId="2A6F5E1A" w14:textId="77777777" w:rsidR="00F12394" w:rsidRDefault="00F12394" w:rsidP="006D6A6C">
      <w:pPr>
        <w:spacing w:line="240" w:lineRule="auto"/>
        <w:rPr>
          <w:b/>
          <w:bCs/>
        </w:rPr>
      </w:pPr>
    </w:p>
    <w:p w14:paraId="7D8AF1F4" w14:textId="02DF5A8F" w:rsidR="00397C61" w:rsidRDefault="002F2ADF" w:rsidP="006D6A6C">
      <w:pPr>
        <w:spacing w:line="240" w:lineRule="auto"/>
      </w:pPr>
      <w:r>
        <w:rPr>
          <w:noProof/>
        </w:rPr>
        <w:lastRenderedPageBreak/>
        <w:drawing>
          <wp:inline distT="0" distB="0" distL="0" distR="0" wp14:anchorId="4DA1D359" wp14:editId="20A4A843">
            <wp:extent cx="5943600" cy="44577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_max_K_Nin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849D85" w14:textId="627D5D95" w:rsidR="00F12394" w:rsidRDefault="00F12394" w:rsidP="005C30B8">
      <w:r w:rsidRPr="00F12394">
        <w:rPr>
          <w:b/>
          <w:bCs/>
        </w:rPr>
        <w:t>Figure B</w:t>
      </w:r>
      <w:r w:rsidR="00F103AB">
        <w:rPr>
          <w:b/>
          <w:bCs/>
        </w:rPr>
        <w:t>1</w:t>
      </w:r>
      <w:r>
        <w:t>.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A97C6F2" w14:textId="3CB5DAA1" w:rsidR="005C30B8" w:rsidRDefault="005C30B8" w:rsidP="005C30B8"/>
    <w:p w14:paraId="279114F4" w14:textId="03DD8C8B" w:rsidR="005C30B8" w:rsidRDefault="005C30B8" w:rsidP="005C30B8"/>
    <w:p w14:paraId="656550F0" w14:textId="7ADEF9F9" w:rsidR="005C30B8" w:rsidRDefault="005C30B8" w:rsidP="005C30B8"/>
    <w:p w14:paraId="5728D026" w14:textId="53C62409" w:rsidR="005C30B8" w:rsidRDefault="005C30B8" w:rsidP="005C30B8"/>
    <w:p w14:paraId="73614C20" w14:textId="76B2662D" w:rsidR="005C30B8" w:rsidRDefault="005C30B8" w:rsidP="005C30B8"/>
    <w:p w14:paraId="3506C49C" w14:textId="5FB15CAD" w:rsidR="005C30B8" w:rsidRDefault="005C30B8" w:rsidP="005C30B8"/>
    <w:p w14:paraId="323D480B" w14:textId="740196C0" w:rsidR="005C30B8" w:rsidRDefault="005C30B8" w:rsidP="005C30B8"/>
    <w:p w14:paraId="7C012BE6" w14:textId="53FE02FA" w:rsidR="005C30B8" w:rsidRDefault="005C30B8" w:rsidP="005C30B8"/>
    <w:p w14:paraId="52C5045D" w14:textId="6B4551ED" w:rsidR="005C30B8" w:rsidRDefault="005C30B8" w:rsidP="005C30B8"/>
    <w:p w14:paraId="5D64F1C0" w14:textId="049B27F3" w:rsidR="005C30B8" w:rsidRDefault="005C30B8" w:rsidP="005C30B8"/>
    <w:p w14:paraId="4F58368B" w14:textId="3D604E19" w:rsidR="005C30B8" w:rsidRDefault="005C30B8" w:rsidP="005C30B8">
      <w:r>
        <w:rPr>
          <w:noProof/>
        </w:rPr>
        <w:lastRenderedPageBreak/>
        <w:drawing>
          <wp:inline distT="0" distB="0" distL="0" distR="0" wp14:anchorId="32A0EC99" wp14:editId="77D45B63">
            <wp:extent cx="5943600" cy="371475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e_probs-Nini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FBAA4C" w14:textId="6A6D77B5" w:rsidR="005C30B8" w:rsidRDefault="005C30B8" w:rsidP="005C30B8">
      <w:r w:rsidRPr="005C30B8">
        <w:rPr>
          <w:b/>
          <w:bCs/>
        </w:rPr>
        <w:t>Figure B</w:t>
      </w:r>
      <w:r w:rsidR="00F103AB">
        <w:rPr>
          <w:b/>
          <w:bCs/>
        </w:rPr>
        <w:t>2</w:t>
      </w:r>
      <w:r w:rsidRPr="005C30B8">
        <w:rPr>
          <w:b/>
          <w:bCs/>
        </w:rPr>
        <w:t>.</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69B415D1" w14:textId="77777777" w:rsidR="005C30B8" w:rsidRDefault="005C30B8" w:rsidP="005C30B8"/>
    <w:sectPr w:rsidR="005C30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2C8FC" w14:textId="77777777" w:rsidR="009D0CE1" w:rsidRDefault="009D0CE1" w:rsidP="001102B8">
      <w:pPr>
        <w:spacing w:after="0" w:line="240" w:lineRule="auto"/>
      </w:pPr>
      <w:r>
        <w:separator/>
      </w:r>
    </w:p>
  </w:endnote>
  <w:endnote w:type="continuationSeparator" w:id="0">
    <w:p w14:paraId="11DC0762" w14:textId="77777777" w:rsidR="009D0CE1" w:rsidRDefault="009D0CE1"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750D6A" w:rsidRDefault="00750D6A">
        <w:pPr>
          <w:pStyle w:val="Footer"/>
          <w:jc w:val="center"/>
        </w:pPr>
        <w:r>
          <w:fldChar w:fldCharType="begin"/>
        </w:r>
        <w:r>
          <w:instrText xml:space="preserve"> PAGE   \* MERGEFORMAT </w:instrText>
        </w:r>
        <w:r>
          <w:fldChar w:fldCharType="separate"/>
        </w:r>
        <w:r w:rsidR="004C0CBC">
          <w:rPr>
            <w:noProof/>
          </w:rPr>
          <w:t>1</w:t>
        </w:r>
        <w:r>
          <w:rPr>
            <w:noProof/>
          </w:rPr>
          <w:fldChar w:fldCharType="end"/>
        </w:r>
      </w:p>
    </w:sdtContent>
  </w:sdt>
  <w:p w14:paraId="5C721D43" w14:textId="77777777" w:rsidR="00750D6A" w:rsidRDefault="0075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1E945" w14:textId="77777777" w:rsidR="009D0CE1" w:rsidRDefault="009D0CE1" w:rsidP="001102B8">
      <w:pPr>
        <w:spacing w:after="0" w:line="240" w:lineRule="auto"/>
      </w:pPr>
      <w:r>
        <w:separator/>
      </w:r>
    </w:p>
  </w:footnote>
  <w:footnote w:type="continuationSeparator" w:id="0">
    <w:p w14:paraId="498DE12B" w14:textId="77777777" w:rsidR="009D0CE1" w:rsidRDefault="009D0CE1"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Tucker">
    <w15:presenceInfo w15:providerId="Windows Live" w15:userId="d2bbfb34f9d32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41B6"/>
    <w:rsid w:val="000B166C"/>
    <w:rsid w:val="000B1788"/>
    <w:rsid w:val="000B5CAA"/>
    <w:rsid w:val="000C28B0"/>
    <w:rsid w:val="000C3F84"/>
    <w:rsid w:val="000C5842"/>
    <w:rsid w:val="000D0A79"/>
    <w:rsid w:val="000D384B"/>
    <w:rsid w:val="000D4071"/>
    <w:rsid w:val="000D463C"/>
    <w:rsid w:val="000D4659"/>
    <w:rsid w:val="000E73D4"/>
    <w:rsid w:val="000F29BE"/>
    <w:rsid w:val="00101321"/>
    <w:rsid w:val="001043AC"/>
    <w:rsid w:val="001102B8"/>
    <w:rsid w:val="001108BB"/>
    <w:rsid w:val="00114C54"/>
    <w:rsid w:val="00121CE4"/>
    <w:rsid w:val="001226FA"/>
    <w:rsid w:val="00122890"/>
    <w:rsid w:val="00144BC9"/>
    <w:rsid w:val="001642BE"/>
    <w:rsid w:val="00166FC3"/>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CA6"/>
    <w:rsid w:val="002E34DB"/>
    <w:rsid w:val="002F1498"/>
    <w:rsid w:val="002F2ADF"/>
    <w:rsid w:val="00311EE7"/>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73C7B"/>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560F4"/>
    <w:rsid w:val="00461D1B"/>
    <w:rsid w:val="00462F2F"/>
    <w:rsid w:val="004636E5"/>
    <w:rsid w:val="004641A5"/>
    <w:rsid w:val="00473112"/>
    <w:rsid w:val="004749F0"/>
    <w:rsid w:val="004801F2"/>
    <w:rsid w:val="00481F12"/>
    <w:rsid w:val="0048697E"/>
    <w:rsid w:val="0049085E"/>
    <w:rsid w:val="00495509"/>
    <w:rsid w:val="00495BDF"/>
    <w:rsid w:val="004B5936"/>
    <w:rsid w:val="004C0CBC"/>
    <w:rsid w:val="004C42D6"/>
    <w:rsid w:val="004C5493"/>
    <w:rsid w:val="004D240F"/>
    <w:rsid w:val="004D3169"/>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764E8"/>
    <w:rsid w:val="005844B8"/>
    <w:rsid w:val="0058493C"/>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07B82"/>
    <w:rsid w:val="00622ECF"/>
    <w:rsid w:val="006508E6"/>
    <w:rsid w:val="00652A44"/>
    <w:rsid w:val="00667EB9"/>
    <w:rsid w:val="006711CC"/>
    <w:rsid w:val="00671B5F"/>
    <w:rsid w:val="006758D5"/>
    <w:rsid w:val="0067684E"/>
    <w:rsid w:val="006957A0"/>
    <w:rsid w:val="00697785"/>
    <w:rsid w:val="006979C5"/>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551D"/>
    <w:rsid w:val="006F7012"/>
    <w:rsid w:val="00703370"/>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801552"/>
    <w:rsid w:val="00802B52"/>
    <w:rsid w:val="008142EB"/>
    <w:rsid w:val="0082073D"/>
    <w:rsid w:val="00837719"/>
    <w:rsid w:val="00874800"/>
    <w:rsid w:val="00874F8B"/>
    <w:rsid w:val="00882617"/>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27C2F"/>
    <w:rsid w:val="00931223"/>
    <w:rsid w:val="00931887"/>
    <w:rsid w:val="0093240B"/>
    <w:rsid w:val="00937D55"/>
    <w:rsid w:val="00943C72"/>
    <w:rsid w:val="00945FF2"/>
    <w:rsid w:val="009627CF"/>
    <w:rsid w:val="00972F5D"/>
    <w:rsid w:val="009803A2"/>
    <w:rsid w:val="00983542"/>
    <w:rsid w:val="00984554"/>
    <w:rsid w:val="009851D6"/>
    <w:rsid w:val="00987D1B"/>
    <w:rsid w:val="009908A1"/>
    <w:rsid w:val="00994C2C"/>
    <w:rsid w:val="009A3897"/>
    <w:rsid w:val="009A6B23"/>
    <w:rsid w:val="009A7442"/>
    <w:rsid w:val="009B75B9"/>
    <w:rsid w:val="009C4879"/>
    <w:rsid w:val="009D0CE1"/>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6587E"/>
    <w:rsid w:val="00A714ED"/>
    <w:rsid w:val="00A76C74"/>
    <w:rsid w:val="00A83D89"/>
    <w:rsid w:val="00A94E62"/>
    <w:rsid w:val="00AA518B"/>
    <w:rsid w:val="00AB31CA"/>
    <w:rsid w:val="00AB577F"/>
    <w:rsid w:val="00AB5DC1"/>
    <w:rsid w:val="00AB6CC9"/>
    <w:rsid w:val="00AC11C7"/>
    <w:rsid w:val="00AC17E0"/>
    <w:rsid w:val="00B004EC"/>
    <w:rsid w:val="00B102C1"/>
    <w:rsid w:val="00B10BA4"/>
    <w:rsid w:val="00B12730"/>
    <w:rsid w:val="00B2108E"/>
    <w:rsid w:val="00B221C8"/>
    <w:rsid w:val="00B33BA8"/>
    <w:rsid w:val="00B4293C"/>
    <w:rsid w:val="00B43F11"/>
    <w:rsid w:val="00B46480"/>
    <w:rsid w:val="00B53F77"/>
    <w:rsid w:val="00B62839"/>
    <w:rsid w:val="00B633BC"/>
    <w:rsid w:val="00B64DDF"/>
    <w:rsid w:val="00B650C2"/>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53E5"/>
    <w:rsid w:val="00C0601F"/>
    <w:rsid w:val="00C161C1"/>
    <w:rsid w:val="00C20044"/>
    <w:rsid w:val="00C353EB"/>
    <w:rsid w:val="00C37F60"/>
    <w:rsid w:val="00C450A2"/>
    <w:rsid w:val="00C479C6"/>
    <w:rsid w:val="00C47E9D"/>
    <w:rsid w:val="00C6385A"/>
    <w:rsid w:val="00C63C32"/>
    <w:rsid w:val="00C806A3"/>
    <w:rsid w:val="00C860A0"/>
    <w:rsid w:val="00C874BE"/>
    <w:rsid w:val="00C93FA0"/>
    <w:rsid w:val="00CA7B2C"/>
    <w:rsid w:val="00CB2972"/>
    <w:rsid w:val="00CC6F5D"/>
    <w:rsid w:val="00CD2789"/>
    <w:rsid w:val="00CD4D87"/>
    <w:rsid w:val="00CE0246"/>
    <w:rsid w:val="00CE41BF"/>
    <w:rsid w:val="00D033D6"/>
    <w:rsid w:val="00D039AA"/>
    <w:rsid w:val="00D06828"/>
    <w:rsid w:val="00D13906"/>
    <w:rsid w:val="00D36EDF"/>
    <w:rsid w:val="00D52E2F"/>
    <w:rsid w:val="00D619A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D6D97"/>
    <w:rsid w:val="00DF60A5"/>
    <w:rsid w:val="00E12521"/>
    <w:rsid w:val="00E16764"/>
    <w:rsid w:val="00E20A75"/>
    <w:rsid w:val="00E27F39"/>
    <w:rsid w:val="00E40E64"/>
    <w:rsid w:val="00E42C7A"/>
    <w:rsid w:val="00E47218"/>
    <w:rsid w:val="00E501BF"/>
    <w:rsid w:val="00E56E3C"/>
    <w:rsid w:val="00E570C0"/>
    <w:rsid w:val="00E63637"/>
    <w:rsid w:val="00E65515"/>
    <w:rsid w:val="00E6605B"/>
    <w:rsid w:val="00E8385D"/>
    <w:rsid w:val="00E96341"/>
    <w:rsid w:val="00EB05A4"/>
    <w:rsid w:val="00EB6CF3"/>
    <w:rsid w:val="00EC225F"/>
    <w:rsid w:val="00EC2593"/>
    <w:rsid w:val="00EC6916"/>
    <w:rsid w:val="00ED045C"/>
    <w:rsid w:val="00ED33FB"/>
    <w:rsid w:val="00ED5D47"/>
    <w:rsid w:val="00EF0DF6"/>
    <w:rsid w:val="00EF4526"/>
    <w:rsid w:val="00EF70A5"/>
    <w:rsid w:val="00F05B7B"/>
    <w:rsid w:val="00F05F8C"/>
    <w:rsid w:val="00F103AB"/>
    <w:rsid w:val="00F12394"/>
    <w:rsid w:val="00F13379"/>
    <w:rsid w:val="00F21B1E"/>
    <w:rsid w:val="00F21F37"/>
    <w:rsid w:val="00F2318C"/>
    <w:rsid w:val="00F275B9"/>
    <w:rsid w:val="00F31F41"/>
    <w:rsid w:val="00F42CD8"/>
    <w:rsid w:val="00F44017"/>
    <w:rsid w:val="00F56E66"/>
    <w:rsid w:val="00F57C2F"/>
    <w:rsid w:val="00F763EF"/>
    <w:rsid w:val="00F83F9C"/>
    <w:rsid w:val="00F93FDE"/>
    <w:rsid w:val="00FB0B96"/>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ti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D5D6EE138A004AB995AEEED5A5F060" ma:contentTypeVersion="9" ma:contentTypeDescription="Create a new document." ma:contentTypeScope="" ma:versionID="2e6e81be0ef744f64f7060cd651d0418">
  <xsd:schema xmlns:xsd="http://www.w3.org/2001/XMLSchema" xmlns:xs="http://www.w3.org/2001/XMLSchema" xmlns:p="http://schemas.microsoft.com/office/2006/metadata/properties" xmlns:ns3="306a32c3-258c-4523-a766-ac593a1ad2d0" xmlns:ns4="74470756-9a4f-4b06-bf25-65d2ab5828b3" targetNamespace="http://schemas.microsoft.com/office/2006/metadata/properties" ma:root="true" ma:fieldsID="b1923cc488c2dd84f9ce707dc1bd4b26" ns3:_="" ns4:_="">
    <xsd:import namespace="306a32c3-258c-4523-a766-ac593a1ad2d0"/>
    <xsd:import namespace="74470756-9a4f-4b06-bf25-65d2ab5828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a32c3-258c-4523-a766-ac593a1ad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470756-9a4f-4b06-bf25-65d2ab5828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8F76C-5E3D-42D4-B5D4-1CB1CA55095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E2E5A4-CD2E-4636-A976-E4B65D1A7653}">
  <ds:schemaRefs>
    <ds:schemaRef ds:uri="http://schemas.microsoft.com/sharepoint/v3/contenttype/forms"/>
  </ds:schemaRefs>
</ds:datastoreItem>
</file>

<file path=customXml/itemProps3.xml><?xml version="1.0" encoding="utf-8"?>
<ds:datastoreItem xmlns:ds="http://schemas.openxmlformats.org/officeDocument/2006/customXml" ds:itemID="{94012E63-9B37-4C69-AD70-C24BA338E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a32c3-258c-4523-a766-ac593a1ad2d0"/>
    <ds:schemaRef ds:uri="74470756-9a4f-4b06-bf25-65d2ab582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31156-7370-4A09-87B9-EF2815FC3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36084</Words>
  <Characters>205682</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2</cp:revision>
  <cp:lastPrinted>2019-11-01T15:56:00Z</cp:lastPrinted>
  <dcterms:created xsi:type="dcterms:W3CDTF">2020-03-04T18:44:00Z</dcterms:created>
  <dcterms:modified xsi:type="dcterms:W3CDTF">2020-03-04T18:44:00Z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y fmtid="{D5CDD505-2E9C-101B-9397-08002B2CF9AE}" pid="25" name="ContentTypeId">
    <vt:lpwstr>0x01010037D5D6EE138A004AB995AEEED5A5F060</vt:lpwstr>
  </property>
</Properties>
</file>